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136E" w14:textId="7BD543C5"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59264" behindDoc="0" locked="0" layoutInCell="1" allowOverlap="1" wp14:anchorId="1F14A272" wp14:editId="3B3859AE">
                <wp:simplePos x="0" y="0"/>
                <wp:positionH relativeFrom="margin">
                  <wp:posOffset>5577840</wp:posOffset>
                </wp:positionH>
                <wp:positionV relativeFrom="paragraph">
                  <wp:posOffset>-632460</wp:posOffset>
                </wp:positionV>
                <wp:extent cx="219075" cy="200025"/>
                <wp:effectExtent l="0" t="0" r="0" b="0"/>
                <wp:wrapNone/>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F0FDF28" w14:textId="77777777" w:rsidR="00BE5D5F" w:rsidRDefault="00BE5D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4A272" id="_x0000_t202" coordsize="21600,21600" o:spt="202" path="m,l,21600r21600,l21600,xe">
                <v:stroke joinstyle="miter"/>
                <v:path gradientshapeok="t" o:connecttype="rect"/>
              </v:shapetype>
              <v:shape id="Caixa de Texto 16" o:spid="_x0000_s1026" type="#_x0000_t202" style="position:absolute;left:0;text-align:left;margin-left:439.2pt;margin-top:-49.8pt;width:17.2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k0JCwIAAPU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" stroked="f">
                <v:textbox>
                  <w:txbxContent>
                    <w:p w14:paraId="5F0FDF28" w14:textId="77777777" w:rsidR="00BE5D5F" w:rsidRDefault="00BE5D5F"/>
                  </w:txbxContent>
                </v:textbox>
                <w10:wrap anchorx="margin"/>
              </v:shape>
            </w:pict>
          </mc:Fallback>
        </mc:AlternateContent>
      </w:r>
      <w:r w:rsidR="00AA10EA" w:rsidRPr="00720A7D">
        <w:rPr>
          <w:lang w:val="pt-BR"/>
        </w:rPr>
        <w:t>CENTRO UNIVERSITÁRIO PARA O DESENVOLVIMENTO DO ALTO VALE DO ITAJAÍ - UNIDAVI</w:t>
      </w:r>
    </w:p>
    <w:p w14:paraId="770A02F4" w14:textId="77777777" w:rsidR="00AA10EA" w:rsidRPr="00B33EA9" w:rsidRDefault="00AA10EA" w:rsidP="0020298E"/>
    <w:p w14:paraId="562039FC" w14:textId="4C4F65D8" w:rsidR="00AA10EA" w:rsidRPr="00F10A62" w:rsidRDefault="00F10A62" w:rsidP="0020298E">
      <w:pPr>
        <w:pStyle w:val="UNIDAVISEOPRIMRIA"/>
        <w:jc w:val="center"/>
        <w:rPr>
          <w:u w:val="single"/>
          <w:lang w:val="pt-BR"/>
        </w:rPr>
      </w:pPr>
      <w:r>
        <w:rPr>
          <w:lang w:val="pt-BR"/>
        </w:rPr>
        <w:t xml:space="preserve">PIERRE CAPISTRANO </w:t>
      </w:r>
      <w:commentRangeStart w:id="0"/>
      <w:r>
        <w:rPr>
          <w:lang w:val="pt-BR"/>
        </w:rPr>
        <w:t>LOPES</w:t>
      </w:r>
      <w:commentRangeEnd w:id="0"/>
      <w:r w:rsidR="005217D7">
        <w:rPr>
          <w:rStyle w:val="Refdecomentrio"/>
          <w:b w:val="0"/>
          <w:caps w:val="0"/>
          <w:lang w:val="pt-BR"/>
        </w:rPr>
        <w:commentReference w:id="0"/>
      </w:r>
    </w:p>
    <w:p w14:paraId="2D5D4F64" w14:textId="77777777" w:rsidR="00AA10EA" w:rsidRPr="00B33EA9" w:rsidRDefault="00AA10EA" w:rsidP="0020298E"/>
    <w:p w14:paraId="6FBB76CF" w14:textId="77777777" w:rsidR="00AA10EA" w:rsidRPr="00B33EA9" w:rsidRDefault="00AA10EA" w:rsidP="0020298E"/>
    <w:p w14:paraId="05C9C7FB" w14:textId="77777777" w:rsidR="00AA10EA" w:rsidRPr="00B33EA9" w:rsidRDefault="00AA10EA" w:rsidP="0020298E"/>
    <w:p w14:paraId="2909A780" w14:textId="77777777" w:rsidR="00AA10EA" w:rsidRPr="00B33EA9" w:rsidRDefault="00AA10EA" w:rsidP="0020298E"/>
    <w:p w14:paraId="726B9FA1" w14:textId="77777777" w:rsidR="00AA10EA" w:rsidRPr="00B33EA9" w:rsidRDefault="00AA10EA" w:rsidP="0020298E"/>
    <w:p w14:paraId="25D7E44B" w14:textId="77777777" w:rsidR="00AA10EA" w:rsidRPr="00B33EA9" w:rsidRDefault="00AA10EA" w:rsidP="0020298E"/>
    <w:p w14:paraId="665DCE03" w14:textId="77777777" w:rsidR="00AA10EA" w:rsidRPr="00B33EA9" w:rsidRDefault="00AA10EA" w:rsidP="0020298E"/>
    <w:p w14:paraId="37B52ED8" w14:textId="77777777" w:rsidR="00AA10EA" w:rsidRPr="00B33EA9" w:rsidRDefault="00AA10EA" w:rsidP="0020298E"/>
    <w:p w14:paraId="3CD2E192" w14:textId="77777777" w:rsidR="00AA10EA" w:rsidRPr="00B33EA9" w:rsidRDefault="00AA10EA" w:rsidP="0020298E"/>
    <w:p w14:paraId="0124745C" w14:textId="77777777" w:rsidR="00AA10EA" w:rsidRPr="00B33EA9" w:rsidRDefault="00AA10EA" w:rsidP="0020298E"/>
    <w:p w14:paraId="6E90AA7C" w14:textId="77777777" w:rsidR="00AA10EA" w:rsidRPr="00577FD7" w:rsidRDefault="00AA10EA" w:rsidP="0020298E">
      <w:pPr>
        <w:rPr>
          <w:b/>
        </w:rPr>
      </w:pPr>
    </w:p>
    <w:p w14:paraId="3EE958AD" w14:textId="77777777" w:rsidR="00AA10EA" w:rsidRPr="00B33EA9" w:rsidRDefault="00AA10EA" w:rsidP="0020298E"/>
    <w:p w14:paraId="18FBAD02" w14:textId="77777777" w:rsidR="00AA10EA" w:rsidRDefault="00AA10EA" w:rsidP="0020298E"/>
    <w:p w14:paraId="0A28D622" w14:textId="77777777" w:rsidR="00514B92" w:rsidRPr="00B33EA9" w:rsidRDefault="00514B92" w:rsidP="0020298E"/>
    <w:p w14:paraId="5BAB96DD" w14:textId="77777777" w:rsidR="00AA10EA" w:rsidRPr="00B33EA9" w:rsidRDefault="00AA10EA" w:rsidP="0020298E"/>
    <w:p w14:paraId="60C7852F" w14:textId="77777777" w:rsidR="00AA10EA" w:rsidRPr="00B33EA9" w:rsidRDefault="00AA10EA" w:rsidP="0020298E"/>
    <w:p w14:paraId="614D414D" w14:textId="77777777" w:rsidR="00AA10EA" w:rsidRDefault="00AA10EA" w:rsidP="0020298E"/>
    <w:p w14:paraId="6BCF1005" w14:textId="77777777" w:rsidR="00514B92" w:rsidRPr="00B33EA9" w:rsidRDefault="00514B92" w:rsidP="0020298E"/>
    <w:p w14:paraId="01A682FC" w14:textId="77777777" w:rsidR="00AA10EA" w:rsidRPr="00B33EA9" w:rsidRDefault="00AA10EA" w:rsidP="0020298E"/>
    <w:p w14:paraId="6BFBB810" w14:textId="77777777" w:rsidR="00AA10EA" w:rsidRPr="00B33EA9" w:rsidRDefault="00AA10EA" w:rsidP="0020298E"/>
    <w:p w14:paraId="32D138B2" w14:textId="2682B4F8" w:rsidR="00AA10EA" w:rsidRPr="00720A7D" w:rsidRDefault="00372937" w:rsidP="00372937">
      <w:pPr>
        <w:pStyle w:val="UNIDAVISEOPRIMRIA"/>
        <w:jc w:val="center"/>
        <w:rPr>
          <w:lang w:val="pt-BR"/>
        </w:rPr>
      </w:pPr>
      <w:r w:rsidRPr="00372937">
        <w:rPr>
          <w:lang w:val="pt-BR"/>
        </w:rPr>
        <w:t>PROTÓTIPO DE SISTEMA</w:t>
      </w:r>
      <w:r w:rsidR="00320805">
        <w:rPr>
          <w:lang w:val="pt-BR"/>
        </w:rPr>
        <w:t xml:space="preserve"> WEB</w:t>
      </w:r>
      <w:r w:rsidRPr="00372937">
        <w:rPr>
          <w:lang w:val="pt-BR"/>
        </w:rPr>
        <w:t xml:space="preserve"> PARA GERENCIAMENTO DE</w:t>
      </w:r>
      <w:r w:rsidR="00320805">
        <w:rPr>
          <w:lang w:val="pt-BR"/>
        </w:rPr>
        <w:t xml:space="preserve"> PROPOSTAS EM</w:t>
      </w:r>
      <w:r w:rsidRPr="00372937">
        <w:rPr>
          <w:lang w:val="pt-BR"/>
        </w:rPr>
        <w:t xml:space="preserve"> ESCRITÓRIOS DE </w:t>
      </w:r>
      <w:r w:rsidR="00320805">
        <w:rPr>
          <w:lang w:val="pt-BR"/>
        </w:rPr>
        <w:t>SOLUÇÕES</w:t>
      </w:r>
      <w:r w:rsidRPr="00372937">
        <w:rPr>
          <w:lang w:val="pt-BR"/>
        </w:rPr>
        <w:t xml:space="preserve"> AGRÍCOLAS</w:t>
      </w:r>
    </w:p>
    <w:p w14:paraId="1F78E5D9" w14:textId="77777777" w:rsidR="00AA10EA" w:rsidRPr="00B33EA9" w:rsidRDefault="00AA10EA" w:rsidP="0020298E"/>
    <w:p w14:paraId="7C167FDC" w14:textId="77777777" w:rsidR="00AA10EA" w:rsidRPr="00B33EA9" w:rsidRDefault="00AA10EA" w:rsidP="0020298E"/>
    <w:p w14:paraId="06340673" w14:textId="77777777" w:rsidR="00AA10EA" w:rsidRPr="00B33EA9" w:rsidRDefault="00AA10EA" w:rsidP="0020298E"/>
    <w:p w14:paraId="14E81012" w14:textId="77777777" w:rsidR="00AA10EA" w:rsidRPr="00B33EA9" w:rsidRDefault="00AA10EA" w:rsidP="0020298E"/>
    <w:p w14:paraId="25BD2F0C" w14:textId="77777777" w:rsidR="00AA10EA" w:rsidRPr="00B33EA9" w:rsidRDefault="00AA10EA" w:rsidP="0020298E"/>
    <w:p w14:paraId="65C2B526" w14:textId="77777777" w:rsidR="00AA10EA" w:rsidRPr="00B33EA9" w:rsidRDefault="00AA10EA" w:rsidP="0020298E"/>
    <w:p w14:paraId="79AC722E" w14:textId="77777777" w:rsidR="00AA10EA" w:rsidRPr="00B33EA9" w:rsidRDefault="00AA10EA" w:rsidP="0020298E"/>
    <w:p w14:paraId="67A546D2" w14:textId="77777777" w:rsidR="00AA10EA" w:rsidRPr="00B33EA9" w:rsidRDefault="00AA10EA" w:rsidP="0020298E"/>
    <w:p w14:paraId="4A9AC6B9" w14:textId="77777777" w:rsidR="00AA10EA" w:rsidRPr="00B33EA9" w:rsidRDefault="00AA10EA" w:rsidP="0020298E"/>
    <w:p w14:paraId="2EC67848" w14:textId="77777777" w:rsidR="00AA10EA" w:rsidRPr="00B33EA9" w:rsidRDefault="00AA10EA" w:rsidP="0020298E"/>
    <w:p w14:paraId="0F012A2A" w14:textId="77777777" w:rsidR="00AA10EA" w:rsidRPr="00B33EA9" w:rsidRDefault="00AA10EA" w:rsidP="0020298E"/>
    <w:p w14:paraId="3FE2791C" w14:textId="77777777" w:rsidR="00AA10EA" w:rsidRPr="00B33EA9" w:rsidRDefault="00AA10EA" w:rsidP="0020298E"/>
    <w:p w14:paraId="6E4D0F52" w14:textId="77777777" w:rsidR="00AA10EA" w:rsidRPr="00B33EA9" w:rsidRDefault="00AA10EA" w:rsidP="0020298E"/>
    <w:p w14:paraId="1D51A910" w14:textId="77777777" w:rsidR="00AA10EA" w:rsidRPr="00B33EA9" w:rsidRDefault="00AA10EA" w:rsidP="0020298E"/>
    <w:p w14:paraId="60CF906B" w14:textId="77777777" w:rsidR="00AA10EA" w:rsidRPr="00B33EA9" w:rsidRDefault="00AA10EA" w:rsidP="0020298E"/>
    <w:p w14:paraId="15E44F43" w14:textId="77777777" w:rsidR="00AA10EA" w:rsidRPr="00B33EA9" w:rsidRDefault="00AA10EA" w:rsidP="0020298E"/>
    <w:p w14:paraId="72C17083" w14:textId="77777777" w:rsidR="00AA10EA" w:rsidRDefault="00AA10EA" w:rsidP="0020298E"/>
    <w:p w14:paraId="0206541E" w14:textId="77777777" w:rsidR="00514B92" w:rsidRDefault="00514B92" w:rsidP="0020298E"/>
    <w:p w14:paraId="47D5C68F" w14:textId="77777777" w:rsidR="00514B92" w:rsidRPr="00B33EA9" w:rsidRDefault="00514B92" w:rsidP="0020298E"/>
    <w:p w14:paraId="6F2F369D" w14:textId="77777777" w:rsidR="00AA10EA" w:rsidRPr="00B33EA9" w:rsidRDefault="00AA10EA" w:rsidP="0020298E"/>
    <w:p w14:paraId="014F0DA4" w14:textId="77777777" w:rsidR="00AA10EA" w:rsidRPr="00B33EA9" w:rsidRDefault="00AA10EA" w:rsidP="0020298E"/>
    <w:p w14:paraId="50CAEF92" w14:textId="77777777" w:rsidR="00AA10EA" w:rsidRPr="00720A7D" w:rsidRDefault="00AA10EA" w:rsidP="0020298E">
      <w:pPr>
        <w:pStyle w:val="UNIDAVISEOPRIMRIA"/>
        <w:jc w:val="center"/>
        <w:rPr>
          <w:lang w:val="pt-BR"/>
        </w:rPr>
      </w:pPr>
    </w:p>
    <w:p w14:paraId="14558737" w14:textId="77777777" w:rsidR="00AA10EA" w:rsidRPr="00720A7D" w:rsidRDefault="00AA10EA" w:rsidP="0020298E">
      <w:pPr>
        <w:pStyle w:val="UNIDAVISEOPRIMRIA"/>
        <w:jc w:val="center"/>
        <w:rPr>
          <w:lang w:val="pt-BR"/>
        </w:rPr>
      </w:pPr>
      <w:r w:rsidRPr="00720A7D">
        <w:rPr>
          <w:lang w:val="pt-BR"/>
        </w:rPr>
        <w:t>RIO DO SUL</w:t>
      </w:r>
    </w:p>
    <w:p w14:paraId="3030F963" w14:textId="4D14065D"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61DC0B7A" w14:textId="1179DE08"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1312" behindDoc="0" locked="0" layoutInCell="1" allowOverlap="1" wp14:anchorId="5B064C33" wp14:editId="19454522">
                <wp:simplePos x="0" y="0"/>
                <wp:positionH relativeFrom="margin">
                  <wp:align>right</wp:align>
                </wp:positionH>
                <wp:positionV relativeFrom="paragraph">
                  <wp:posOffset>-663575</wp:posOffset>
                </wp:positionV>
                <wp:extent cx="219075" cy="200025"/>
                <wp:effectExtent l="0" t="0" r="0" b="0"/>
                <wp:wrapNone/>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7C16665F"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4C33" id="Caixa de Texto 15" o:spid="_x0000_s1027" type="#_x0000_t202" style="position:absolute;left:0;text-align:left;margin-left:-33.95pt;margin-top:-52.25pt;width:17.2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sDQ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" stroked="f">
                <v:textbox>
                  <w:txbxContent>
                    <w:p w14:paraId="7C16665F" w14:textId="77777777" w:rsidR="00BE5D5F" w:rsidRDefault="00BE5D5F" w:rsidP="00B8782F"/>
                  </w:txbxContent>
                </v:textbox>
                <w10:wrap anchorx="margin"/>
              </v:shape>
            </w:pict>
          </mc:Fallback>
        </mc:AlternateContent>
      </w:r>
      <w:r w:rsidR="00AA10EA" w:rsidRPr="00720A7D">
        <w:rPr>
          <w:lang w:val="pt-BR"/>
        </w:rPr>
        <w:t>CENTRO UNIVERSITÁRIO PARA O DESENVOLVIMENTO DO ALTO VALE DO ITAJAÍ - UNIDAVI</w:t>
      </w:r>
    </w:p>
    <w:p w14:paraId="51B13038" w14:textId="77777777" w:rsidR="00AA10EA" w:rsidRPr="00720A7D" w:rsidRDefault="00AA10EA" w:rsidP="0020298E">
      <w:pPr>
        <w:pStyle w:val="UNIDAVISEOPRIMRIA"/>
        <w:jc w:val="center"/>
        <w:rPr>
          <w:lang w:val="pt-BR"/>
        </w:rPr>
      </w:pPr>
    </w:p>
    <w:p w14:paraId="1593B993" w14:textId="4190B790" w:rsidR="00AA10EA" w:rsidRPr="00F10A62" w:rsidRDefault="00F10A62" w:rsidP="0020298E">
      <w:pPr>
        <w:pStyle w:val="UNIDAVISEOPRIMRIA"/>
        <w:jc w:val="center"/>
        <w:rPr>
          <w:u w:val="single"/>
          <w:lang w:val="pt-BR"/>
        </w:rPr>
      </w:pPr>
      <w:r>
        <w:rPr>
          <w:lang w:val="pt-BR"/>
        </w:rPr>
        <w:t>PIERRE CAPISTRANO LOPES</w:t>
      </w:r>
    </w:p>
    <w:p w14:paraId="5F42FF16" w14:textId="77777777" w:rsidR="00AA10EA" w:rsidRPr="00720A7D" w:rsidRDefault="00AA10EA" w:rsidP="0020298E">
      <w:pPr>
        <w:pStyle w:val="UNIDAVISEOPRIMRIA"/>
        <w:jc w:val="center"/>
        <w:rPr>
          <w:lang w:val="pt-BR"/>
        </w:rPr>
      </w:pPr>
    </w:p>
    <w:p w14:paraId="2840E229" w14:textId="77777777" w:rsidR="00AA10EA" w:rsidRPr="00B33EA9" w:rsidRDefault="00AA10EA" w:rsidP="0020298E"/>
    <w:p w14:paraId="5C30F956" w14:textId="77777777" w:rsidR="00AA10EA" w:rsidRPr="00B33EA9" w:rsidRDefault="00AA10EA" w:rsidP="0020298E"/>
    <w:p w14:paraId="5DDA4C28" w14:textId="77777777" w:rsidR="00AA10EA" w:rsidRPr="00B33EA9" w:rsidRDefault="00AA10EA" w:rsidP="0020298E"/>
    <w:p w14:paraId="1AA8744C" w14:textId="77777777" w:rsidR="00AA10EA" w:rsidRPr="00B33EA9" w:rsidRDefault="00AA10EA" w:rsidP="0020298E"/>
    <w:p w14:paraId="4B825250" w14:textId="77777777" w:rsidR="00AA10EA" w:rsidRPr="00B33EA9" w:rsidRDefault="00AA10EA" w:rsidP="0020298E"/>
    <w:p w14:paraId="619CA492" w14:textId="77777777" w:rsidR="00AA10EA" w:rsidRPr="00B33EA9" w:rsidRDefault="00AA10EA" w:rsidP="0020298E"/>
    <w:p w14:paraId="51626941" w14:textId="77777777" w:rsidR="00AA10EA" w:rsidRPr="00B33EA9" w:rsidRDefault="00AA10EA" w:rsidP="0020298E"/>
    <w:p w14:paraId="476CB1E3" w14:textId="77777777" w:rsidR="00AA10EA" w:rsidRPr="00B33EA9" w:rsidRDefault="00AA10EA" w:rsidP="0020298E"/>
    <w:p w14:paraId="2FF1320C" w14:textId="77777777" w:rsidR="00AA10EA" w:rsidRDefault="00AA10EA" w:rsidP="0020298E"/>
    <w:p w14:paraId="5319D55E" w14:textId="77777777" w:rsidR="00AA10EA" w:rsidRDefault="00AA10EA" w:rsidP="0020298E"/>
    <w:p w14:paraId="211B5D47" w14:textId="77777777" w:rsidR="00AA10EA" w:rsidRDefault="00AA10EA" w:rsidP="0020298E"/>
    <w:p w14:paraId="31D63660" w14:textId="77777777" w:rsidR="00AA10EA" w:rsidRDefault="00AA10EA" w:rsidP="0020298E"/>
    <w:p w14:paraId="01F0C297" w14:textId="77777777" w:rsidR="00AA10EA" w:rsidRDefault="00AA10EA" w:rsidP="0020298E"/>
    <w:p w14:paraId="0C65D9CC" w14:textId="77777777" w:rsidR="00514B92" w:rsidRDefault="00514B92" w:rsidP="0020298E"/>
    <w:p w14:paraId="3A6130C4" w14:textId="77777777" w:rsidR="00514B92" w:rsidRDefault="00514B92" w:rsidP="0020298E"/>
    <w:p w14:paraId="3D98AEE1" w14:textId="77777777" w:rsidR="00AA10EA" w:rsidRDefault="00AA10EA" w:rsidP="0020298E"/>
    <w:p w14:paraId="2579B692" w14:textId="77777777" w:rsidR="00AA10EA" w:rsidRDefault="00AA10EA" w:rsidP="0020298E"/>
    <w:p w14:paraId="495DC7CB" w14:textId="77777777" w:rsidR="00AA10EA" w:rsidRDefault="00AA10EA" w:rsidP="0020298E"/>
    <w:p w14:paraId="1131E55D"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37CAA377" w14:textId="29603C71" w:rsidR="00AA10EA" w:rsidRPr="00B33EA9" w:rsidRDefault="00AA10EA" w:rsidP="18040D67">
      <w:pPr>
        <w:jc w:val="center"/>
      </w:pPr>
    </w:p>
    <w:p w14:paraId="73EDD1C3" w14:textId="77777777" w:rsidR="00AA10EA" w:rsidRPr="00B33EA9" w:rsidRDefault="00AA10EA" w:rsidP="0020298E"/>
    <w:p w14:paraId="05951543" w14:textId="77777777" w:rsidR="009F5A88" w:rsidRPr="000E181E" w:rsidRDefault="009F5A88" w:rsidP="009F5A88">
      <w:pPr>
        <w:pStyle w:val="Capa"/>
      </w:pPr>
      <w:r w:rsidRPr="000E181E">
        <w:t>Trabalho de Conclusão de Curso a ser apresentado ao curso de Sistemas da Informação, da Área das Ciências Naturais, da Computação e das Engenharias</w:t>
      </w:r>
      <w:r>
        <w:t>,</w:t>
      </w:r>
      <w:r w:rsidRPr="000E181E">
        <w:t xml:space="preserve"> do Centro Universitário para o Desenvolvimento do Alto Vale do Itajaí, como condição parcial para a obtenção do grau de Bacharel em Sistemas de Informação.</w:t>
      </w:r>
    </w:p>
    <w:p w14:paraId="435D62B6" w14:textId="77777777" w:rsidR="009F5A88" w:rsidRDefault="009F5A88" w:rsidP="0020298E">
      <w:pPr>
        <w:pStyle w:val="Capa"/>
      </w:pPr>
    </w:p>
    <w:p w14:paraId="70A0C2DF" w14:textId="4E63C378" w:rsidR="00AA10EA" w:rsidRPr="00B33EA9" w:rsidRDefault="00AA10EA" w:rsidP="0020298E">
      <w:pPr>
        <w:pStyle w:val="Capa"/>
      </w:pPr>
      <w:r>
        <w:t xml:space="preserve">Prof. Orientador: </w:t>
      </w:r>
      <w:proofErr w:type="spellStart"/>
      <w:r w:rsidR="00624EE2">
        <w:t>M.e</w:t>
      </w:r>
      <w:proofErr w:type="spellEnd"/>
      <w:r w:rsidR="00624EE2">
        <w:t xml:space="preserve"> </w:t>
      </w:r>
      <w:proofErr w:type="spellStart"/>
      <w:r w:rsidR="00372937">
        <w:t>Jullian</w:t>
      </w:r>
      <w:proofErr w:type="spellEnd"/>
      <w:r w:rsidR="00372937">
        <w:t xml:space="preserve"> Hermann </w:t>
      </w:r>
      <w:proofErr w:type="spellStart"/>
      <w:r w:rsidR="00372937">
        <w:t>Creutzberg</w:t>
      </w:r>
      <w:proofErr w:type="spellEnd"/>
    </w:p>
    <w:p w14:paraId="6260CE49" w14:textId="77777777" w:rsidR="00AA10EA" w:rsidRPr="00B33EA9" w:rsidRDefault="00AA10EA" w:rsidP="0020298E"/>
    <w:p w14:paraId="36D6A84D" w14:textId="77777777" w:rsidR="00AA10EA" w:rsidRPr="00B33EA9" w:rsidRDefault="00AA10EA" w:rsidP="0020298E"/>
    <w:p w14:paraId="64036D62" w14:textId="77777777" w:rsidR="00AA10EA" w:rsidRPr="00B33EA9" w:rsidRDefault="00AA10EA" w:rsidP="0020298E"/>
    <w:p w14:paraId="72883984" w14:textId="77777777" w:rsidR="00AA10EA" w:rsidRPr="00B33EA9" w:rsidRDefault="00AA10EA" w:rsidP="0020298E"/>
    <w:p w14:paraId="6F1372E3" w14:textId="77777777" w:rsidR="00AA10EA" w:rsidRDefault="00AA10EA" w:rsidP="0020298E"/>
    <w:p w14:paraId="582B6B12" w14:textId="77777777" w:rsidR="00514B92" w:rsidRDefault="00514B92" w:rsidP="0020298E"/>
    <w:p w14:paraId="14B76E14" w14:textId="77777777" w:rsidR="00514B92" w:rsidRDefault="00514B92" w:rsidP="0020298E"/>
    <w:p w14:paraId="5C06B541" w14:textId="77777777" w:rsidR="00514B92" w:rsidRDefault="00514B92" w:rsidP="0020298E"/>
    <w:p w14:paraId="08645D1A" w14:textId="77777777" w:rsidR="00514B92" w:rsidRDefault="00514B92" w:rsidP="0020298E"/>
    <w:p w14:paraId="7985492B" w14:textId="77777777" w:rsidR="00AA10EA" w:rsidRDefault="00AA10EA" w:rsidP="0020298E"/>
    <w:p w14:paraId="09550271" w14:textId="77777777" w:rsidR="00AA10EA" w:rsidRDefault="00AA10EA" w:rsidP="0020298E"/>
    <w:p w14:paraId="1D4B5A6E" w14:textId="77777777" w:rsidR="00AA10EA" w:rsidRPr="00720A7D" w:rsidRDefault="00AA10EA" w:rsidP="0020298E">
      <w:pPr>
        <w:pStyle w:val="UNIDAVISEOPRIMRIA"/>
        <w:jc w:val="center"/>
        <w:rPr>
          <w:lang w:val="pt-BR"/>
        </w:rPr>
      </w:pPr>
      <w:r w:rsidRPr="00720A7D">
        <w:rPr>
          <w:lang w:val="pt-BR"/>
        </w:rPr>
        <w:t>RIO DO SUL</w:t>
      </w:r>
    </w:p>
    <w:p w14:paraId="6ED8FC55" w14:textId="355B011C"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155548EF" w14:textId="6647C66D"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3360" behindDoc="0" locked="0" layoutInCell="1" allowOverlap="1" wp14:anchorId="34C5062F" wp14:editId="383BB97D">
                <wp:simplePos x="0" y="0"/>
                <wp:positionH relativeFrom="margin">
                  <wp:align>right</wp:align>
                </wp:positionH>
                <wp:positionV relativeFrom="paragraph">
                  <wp:posOffset>-614045</wp:posOffset>
                </wp:positionV>
                <wp:extent cx="219075" cy="200025"/>
                <wp:effectExtent l="0" t="0" r="0" b="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11A50B8A"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062F" id="Caixa de Texto 14" o:spid="_x0000_s1028" type="#_x0000_t202" style="position:absolute;left:0;text-align:left;margin-left:-33.95pt;margin-top:-48.35pt;width:17.25pt;height:1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stDw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" stroked="f">
                <v:textbox>
                  <w:txbxContent>
                    <w:p w14:paraId="11A50B8A" w14:textId="77777777" w:rsidR="00BE5D5F" w:rsidRDefault="00BE5D5F" w:rsidP="00B8782F"/>
                  </w:txbxContent>
                </v:textbox>
                <w10:wrap anchorx="margin"/>
              </v:shape>
            </w:pict>
          </mc:Fallback>
        </mc:AlternateContent>
      </w:r>
      <w:r w:rsidR="00AA10EA" w:rsidRPr="00720A7D">
        <w:rPr>
          <w:lang w:val="pt-BR"/>
        </w:rPr>
        <w:t>CENTRO UNIVERSITÁRIO PARA O DESENVOLVIMENTO DO ALTO VALE DO ITAJAÍ - UNIDAVI</w:t>
      </w:r>
    </w:p>
    <w:p w14:paraId="03DBBCA3" w14:textId="77777777" w:rsidR="00AA10EA" w:rsidRPr="00720A7D" w:rsidRDefault="00AA10EA" w:rsidP="0020298E">
      <w:pPr>
        <w:pStyle w:val="UNIDAVISEOPRIMRIA"/>
        <w:jc w:val="center"/>
        <w:rPr>
          <w:lang w:val="pt-BR"/>
        </w:rPr>
      </w:pPr>
    </w:p>
    <w:p w14:paraId="1FE07B74" w14:textId="0A50D426" w:rsidR="00AA10EA" w:rsidRPr="00F10A62" w:rsidRDefault="00F10A62" w:rsidP="0020298E">
      <w:pPr>
        <w:pStyle w:val="UNIDAVISEOPRIMRIA"/>
        <w:jc w:val="center"/>
        <w:rPr>
          <w:u w:val="single"/>
          <w:lang w:val="pt-BR"/>
        </w:rPr>
      </w:pPr>
      <w:r>
        <w:rPr>
          <w:lang w:val="pt-BR"/>
        </w:rPr>
        <w:t>PIERRE CAPISTRANO LOPES</w:t>
      </w:r>
    </w:p>
    <w:p w14:paraId="01ECDA80" w14:textId="77777777" w:rsidR="00AA10EA" w:rsidRPr="00B33EA9" w:rsidRDefault="00AA10EA" w:rsidP="0020298E"/>
    <w:p w14:paraId="76870D4E" w14:textId="77777777" w:rsidR="00AA10EA" w:rsidRPr="00B33EA9" w:rsidRDefault="00AA10EA" w:rsidP="0020298E"/>
    <w:p w14:paraId="36165B01" w14:textId="77777777" w:rsidR="00AA10EA" w:rsidRPr="00B33EA9" w:rsidRDefault="00AA10EA" w:rsidP="0020298E"/>
    <w:p w14:paraId="12AE14E6" w14:textId="77777777" w:rsidR="00AA10EA" w:rsidRPr="00B33EA9" w:rsidRDefault="00AA10EA" w:rsidP="0020298E"/>
    <w:p w14:paraId="3B6485BC" w14:textId="77777777" w:rsidR="00AA10EA" w:rsidRPr="00B33EA9" w:rsidRDefault="00AA10EA" w:rsidP="0020298E"/>
    <w:p w14:paraId="1A6B5065" w14:textId="77777777" w:rsidR="00AA10EA" w:rsidRPr="00720A7D" w:rsidRDefault="00AA10EA" w:rsidP="0020298E">
      <w:pPr>
        <w:pStyle w:val="UNIDAVISEOPRIMRIA"/>
        <w:jc w:val="center"/>
        <w:rPr>
          <w:lang w:val="pt-BR"/>
        </w:rPr>
      </w:pPr>
    </w:p>
    <w:p w14:paraId="21F7F707" w14:textId="77777777" w:rsidR="00AA10EA" w:rsidRPr="00720A7D" w:rsidRDefault="00AA10EA" w:rsidP="0020298E">
      <w:pPr>
        <w:pStyle w:val="UNIDAVISEOPRIMRIA"/>
        <w:jc w:val="center"/>
        <w:rPr>
          <w:lang w:val="pt-BR"/>
        </w:rPr>
      </w:pPr>
    </w:p>
    <w:p w14:paraId="40CC9432" w14:textId="77777777" w:rsidR="00AA10EA" w:rsidRPr="00720A7D" w:rsidRDefault="00AA10EA" w:rsidP="0020298E">
      <w:pPr>
        <w:pStyle w:val="UNIDAVISEOPRIMRIA"/>
        <w:jc w:val="center"/>
        <w:rPr>
          <w:lang w:val="pt-BR"/>
        </w:rPr>
      </w:pPr>
    </w:p>
    <w:p w14:paraId="035E150A" w14:textId="77777777" w:rsidR="00AA10EA" w:rsidRPr="00720A7D" w:rsidRDefault="00AA10EA" w:rsidP="0020298E">
      <w:pPr>
        <w:pStyle w:val="UNIDAVISEOPRIMRIA"/>
        <w:jc w:val="center"/>
        <w:rPr>
          <w:lang w:val="pt-BR"/>
        </w:rPr>
      </w:pPr>
    </w:p>
    <w:p w14:paraId="4B59D010" w14:textId="77777777" w:rsidR="00AA10EA" w:rsidRPr="00720A7D" w:rsidRDefault="00AA10EA" w:rsidP="0020298E">
      <w:pPr>
        <w:pStyle w:val="UNIDAVISEOPRIMRIA"/>
        <w:jc w:val="center"/>
        <w:rPr>
          <w:lang w:val="pt-BR"/>
        </w:rPr>
      </w:pPr>
    </w:p>
    <w:p w14:paraId="4F8FCED4" w14:textId="77777777" w:rsidR="00AA10EA" w:rsidRPr="00720A7D" w:rsidRDefault="00AA10EA" w:rsidP="0020298E">
      <w:pPr>
        <w:pStyle w:val="UNIDAVISEOPRIMRIA"/>
        <w:jc w:val="center"/>
        <w:rPr>
          <w:lang w:val="pt-BR"/>
        </w:rPr>
      </w:pPr>
    </w:p>
    <w:p w14:paraId="5AFE6CC3" w14:textId="77777777" w:rsidR="00AA10EA" w:rsidRPr="00720A7D" w:rsidRDefault="00AA10EA" w:rsidP="0020298E">
      <w:pPr>
        <w:pStyle w:val="UNIDAVISEOPRIMRIA"/>
        <w:jc w:val="center"/>
        <w:rPr>
          <w:lang w:val="pt-BR"/>
        </w:rPr>
      </w:pPr>
    </w:p>
    <w:p w14:paraId="6D9F5532" w14:textId="77777777" w:rsidR="00AA10EA" w:rsidRPr="00720A7D" w:rsidRDefault="00AA10EA" w:rsidP="0020298E">
      <w:pPr>
        <w:pStyle w:val="UNIDAVISEOPRIMRIA"/>
        <w:jc w:val="center"/>
        <w:rPr>
          <w:lang w:val="pt-BR"/>
        </w:rPr>
      </w:pPr>
    </w:p>
    <w:p w14:paraId="14944FA2" w14:textId="77777777" w:rsidR="00AA10EA" w:rsidRPr="00720A7D" w:rsidRDefault="00AA10EA" w:rsidP="0020298E">
      <w:pPr>
        <w:pStyle w:val="UNIDAVISEOPRIMRIA"/>
        <w:jc w:val="center"/>
        <w:rPr>
          <w:lang w:val="pt-BR"/>
        </w:rPr>
      </w:pPr>
    </w:p>
    <w:p w14:paraId="18BFC60E" w14:textId="77777777" w:rsidR="00AA10EA" w:rsidRPr="00720A7D" w:rsidRDefault="00AA10EA" w:rsidP="0020298E">
      <w:pPr>
        <w:pStyle w:val="UNIDAVISEOPRIMRIA"/>
        <w:jc w:val="center"/>
        <w:rPr>
          <w:lang w:val="pt-BR"/>
        </w:rPr>
      </w:pPr>
    </w:p>
    <w:p w14:paraId="179FC0D5"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6D8C7A73" w14:textId="3E6C1FA2" w:rsidR="00372937" w:rsidRPr="00720A7D" w:rsidRDefault="00372937" w:rsidP="00372937">
      <w:pPr>
        <w:pStyle w:val="UNIDAVISEOPRIMRIA"/>
        <w:jc w:val="center"/>
        <w:rPr>
          <w:lang w:val="pt-BR"/>
        </w:rPr>
      </w:pPr>
    </w:p>
    <w:p w14:paraId="63BB27BE" w14:textId="77777777" w:rsidR="00AA10EA" w:rsidRPr="00B33EA9" w:rsidRDefault="00AA10EA" w:rsidP="0020298E"/>
    <w:p w14:paraId="1DF0A128" w14:textId="77777777" w:rsidR="00AA10EA" w:rsidRPr="00B33EA9" w:rsidRDefault="00AA10EA" w:rsidP="0020298E">
      <w:pPr>
        <w:pStyle w:val="Capa"/>
      </w:pPr>
      <w:r w:rsidRPr="00B33EA9">
        <w:t>Trabalho de Conclusão de Curso a ser apresentado ao curso de</w:t>
      </w:r>
      <w:r w:rsidR="009F5A88">
        <w:t xml:space="preserve"> </w:t>
      </w:r>
      <w:r w:rsidR="009F5A88" w:rsidRPr="000E181E">
        <w:t>Sistemas da Informação, da Área das Ciências Naturais, da Computação e das Engenharias</w:t>
      </w:r>
      <w:r w:rsidRPr="00B33EA9">
        <w:t xml:space="preserve">, do Centro Universitário para o Desenvolvimento do Alto Vale do Itajaí- UNIDAVI, a ser apreciado pela Banca Examinadora, formada por: </w:t>
      </w:r>
    </w:p>
    <w:p w14:paraId="33633C0C" w14:textId="77777777" w:rsidR="00AA10EA" w:rsidRDefault="00AA10EA" w:rsidP="0020298E"/>
    <w:p w14:paraId="78C2E86B" w14:textId="7E98C1CC" w:rsidR="00AA10EA" w:rsidRPr="00B33EA9" w:rsidRDefault="00AA10EA" w:rsidP="0020298E"/>
    <w:p w14:paraId="685B39EB" w14:textId="77777777" w:rsidR="00AA10EA" w:rsidRPr="00B33EA9" w:rsidRDefault="00AA10EA" w:rsidP="0020298E"/>
    <w:p w14:paraId="0EC9EB14" w14:textId="77777777" w:rsidR="00AA10EA" w:rsidRPr="00B33EA9" w:rsidRDefault="00AA10EA" w:rsidP="0020298E"/>
    <w:p w14:paraId="734C17A8" w14:textId="77777777" w:rsidR="00AA10EA" w:rsidRPr="00B33EA9" w:rsidRDefault="00AA10EA" w:rsidP="0020298E"/>
    <w:p w14:paraId="49348D7A" w14:textId="77777777" w:rsidR="00AA10EA" w:rsidRPr="00B33EA9" w:rsidRDefault="00AA10EA" w:rsidP="0020298E">
      <w:pPr>
        <w:pStyle w:val="Capa1"/>
      </w:pPr>
      <w:r w:rsidRPr="00B33EA9">
        <w:t>____________________________________________</w:t>
      </w:r>
    </w:p>
    <w:p w14:paraId="10AFA434" w14:textId="3D3EB342" w:rsidR="00AA10EA" w:rsidRPr="00B33EA9" w:rsidRDefault="00AA10EA" w:rsidP="0020298E">
      <w:pPr>
        <w:pStyle w:val="Capa1"/>
      </w:pPr>
      <w:r>
        <w:t>Professor Orientador:</w:t>
      </w:r>
      <w:r w:rsidR="00624EE2">
        <w:t xml:space="preserve"> </w:t>
      </w:r>
      <w:proofErr w:type="spellStart"/>
      <w:r w:rsidR="00624EE2">
        <w:t>M.e</w:t>
      </w:r>
      <w:proofErr w:type="spellEnd"/>
      <w:r>
        <w:t xml:space="preserve"> </w:t>
      </w:r>
      <w:proofErr w:type="spellStart"/>
      <w:r w:rsidR="00372937">
        <w:t>Jullian</w:t>
      </w:r>
      <w:proofErr w:type="spellEnd"/>
      <w:r w:rsidR="00372937">
        <w:t xml:space="preserve"> Hermann </w:t>
      </w:r>
      <w:proofErr w:type="spellStart"/>
      <w:r w:rsidR="00372937">
        <w:t>Creutzberg</w:t>
      </w:r>
      <w:proofErr w:type="spellEnd"/>
    </w:p>
    <w:p w14:paraId="3D3B1CDC" w14:textId="77777777" w:rsidR="00AA10EA" w:rsidRPr="00B33EA9" w:rsidRDefault="00AA10EA" w:rsidP="0020298E">
      <w:pPr>
        <w:pStyle w:val="Capa1"/>
      </w:pPr>
    </w:p>
    <w:p w14:paraId="1FCEEE16" w14:textId="77777777" w:rsidR="00AA10EA" w:rsidRPr="00B33EA9" w:rsidRDefault="00AA10EA" w:rsidP="0020298E">
      <w:pPr>
        <w:pStyle w:val="Capa1"/>
      </w:pPr>
      <w:r w:rsidRPr="00B33EA9">
        <w:t>Banca Examinadora:</w:t>
      </w:r>
    </w:p>
    <w:p w14:paraId="60907697" w14:textId="77777777" w:rsidR="00AA10EA" w:rsidRPr="00B33EA9" w:rsidRDefault="00AA10EA" w:rsidP="0020298E">
      <w:pPr>
        <w:pStyle w:val="Capa1"/>
      </w:pPr>
    </w:p>
    <w:p w14:paraId="21226C54" w14:textId="77777777" w:rsidR="00AA10EA" w:rsidRPr="00B33EA9" w:rsidRDefault="00AA10EA" w:rsidP="0020298E">
      <w:pPr>
        <w:pStyle w:val="Capa1"/>
      </w:pPr>
    </w:p>
    <w:p w14:paraId="40A29474" w14:textId="77777777" w:rsidR="00AA10EA" w:rsidRPr="00B33EA9" w:rsidRDefault="00AA10EA" w:rsidP="0020298E">
      <w:pPr>
        <w:pStyle w:val="Capa1"/>
      </w:pPr>
      <w:r w:rsidRPr="00B33EA9">
        <w:t>____________________________________________</w:t>
      </w:r>
    </w:p>
    <w:p w14:paraId="3825F9FC" w14:textId="77777777" w:rsidR="00AA10EA" w:rsidRPr="00B33EA9" w:rsidRDefault="00AA10EA" w:rsidP="0020298E">
      <w:pPr>
        <w:pStyle w:val="Capa1"/>
      </w:pPr>
      <w:r w:rsidRPr="00B33EA9">
        <w:t>Prof.</w:t>
      </w:r>
    </w:p>
    <w:p w14:paraId="23F41C34" w14:textId="77777777" w:rsidR="00AA10EA" w:rsidRPr="00B33EA9" w:rsidRDefault="00AA10EA" w:rsidP="0020298E">
      <w:pPr>
        <w:pStyle w:val="Capa1"/>
      </w:pPr>
    </w:p>
    <w:p w14:paraId="66EAC0B1" w14:textId="77777777" w:rsidR="00AA10EA" w:rsidRPr="00B33EA9" w:rsidRDefault="00AA10EA" w:rsidP="0020298E">
      <w:pPr>
        <w:pStyle w:val="Capa1"/>
      </w:pPr>
    </w:p>
    <w:p w14:paraId="56EF4348" w14:textId="77777777" w:rsidR="00AA10EA" w:rsidRPr="00B33EA9" w:rsidRDefault="00AA10EA" w:rsidP="0020298E">
      <w:pPr>
        <w:pStyle w:val="Capa1"/>
      </w:pPr>
      <w:r w:rsidRPr="00B33EA9">
        <w:t>____________________________________________</w:t>
      </w:r>
    </w:p>
    <w:p w14:paraId="33F4FA19" w14:textId="77777777" w:rsidR="00AA10EA" w:rsidRPr="00B33EA9" w:rsidRDefault="00AA10EA" w:rsidP="0020298E">
      <w:pPr>
        <w:pStyle w:val="Capa1"/>
      </w:pPr>
      <w:r w:rsidRPr="00B33EA9">
        <w:t>Prof.</w:t>
      </w:r>
    </w:p>
    <w:p w14:paraId="582B5BDC" w14:textId="77777777" w:rsidR="00AA10EA" w:rsidRPr="00B33EA9" w:rsidRDefault="00AA10EA" w:rsidP="0020298E">
      <w:pPr>
        <w:pStyle w:val="Capa1"/>
      </w:pPr>
    </w:p>
    <w:p w14:paraId="6AA69825" w14:textId="619C9D60" w:rsidR="00AA10EA" w:rsidRPr="00B33EA9" w:rsidRDefault="00AA10EA" w:rsidP="0020298E">
      <w:pPr>
        <w:pStyle w:val="Capa1"/>
      </w:pPr>
    </w:p>
    <w:p w14:paraId="02D89762" w14:textId="469569CC" w:rsidR="00AA10EA" w:rsidRPr="00B33EA9" w:rsidRDefault="00103E6E" w:rsidP="55E9F482">
      <w:pPr>
        <w:pStyle w:val="Capa1"/>
      </w:pPr>
      <w:r>
        <w:rPr>
          <w:noProof/>
          <w:lang w:eastAsia="pt-BR"/>
        </w:rPr>
        <mc:AlternateContent>
          <mc:Choice Requires="wps">
            <w:drawing>
              <wp:anchor distT="45720" distB="45720" distL="114300" distR="114300" simplePos="0" relativeHeight="251665408" behindDoc="0" locked="0" layoutInCell="1" allowOverlap="1" wp14:anchorId="7C1BA104" wp14:editId="5114B02B">
                <wp:simplePos x="0" y="0"/>
                <wp:positionH relativeFrom="margin">
                  <wp:align>right</wp:align>
                </wp:positionH>
                <wp:positionV relativeFrom="paragraph">
                  <wp:posOffset>-636905</wp:posOffset>
                </wp:positionV>
                <wp:extent cx="219075" cy="200025"/>
                <wp:effectExtent l="0" t="0" r="0" b="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3454A83"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104" id="Caixa de Texto 13" o:spid="_x0000_s1029" type="#_x0000_t202" style="position:absolute;left:0;text-align:left;margin-left:-33.95pt;margin-top:-50.15pt;width:17.2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" stroked="f">
                <v:textbox>
                  <w:txbxContent>
                    <w:p w14:paraId="53454A83" w14:textId="77777777" w:rsidR="00BE5D5F" w:rsidRDefault="00BE5D5F" w:rsidP="00B8782F"/>
                  </w:txbxContent>
                </v:textbox>
                <w10:wrap anchorx="margin"/>
              </v:shape>
            </w:pict>
          </mc:Fallback>
        </mc:AlternateContent>
      </w:r>
      <w:r>
        <w:rPr>
          <w:noProof/>
          <w:lang w:eastAsia="pt-BR"/>
        </w:rPr>
        <mc:AlternateContent>
          <mc:Choice Requires="wps">
            <w:drawing>
              <wp:anchor distT="45720" distB="45720" distL="114300" distR="114300" simplePos="0" relativeHeight="251667456" behindDoc="0" locked="0" layoutInCell="1" allowOverlap="1" wp14:anchorId="0CF70250" wp14:editId="2E2E0B77">
                <wp:simplePos x="0" y="0"/>
                <wp:positionH relativeFrom="margin">
                  <wp:align>right</wp:align>
                </wp:positionH>
                <wp:positionV relativeFrom="paragraph">
                  <wp:posOffset>-655955</wp:posOffset>
                </wp:positionV>
                <wp:extent cx="219075" cy="200025"/>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05972942"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0250" id="Caixa de Texto 12" o:spid="_x0000_s1030" type="#_x0000_t202" style="position:absolute;left:0;text-align:left;margin-left:-33.95pt;margin-top:-51.65pt;width:17.25pt;height:1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91Dw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" stroked="f">
                <v:textbox>
                  <w:txbxContent>
                    <w:p w14:paraId="05972942" w14:textId="77777777" w:rsidR="00BE5D5F" w:rsidRDefault="00BE5D5F" w:rsidP="00B8782F"/>
                  </w:txbxContent>
                </v:textbox>
                <w10:wrap anchorx="margin"/>
              </v:shape>
            </w:pict>
          </mc:Fallback>
        </mc:AlternateContent>
      </w:r>
      <w:r w:rsidR="00AA10EA">
        <w:t xml:space="preserve">Rio do Sul, </w:t>
      </w:r>
      <w:proofErr w:type="spellStart"/>
      <w:r w:rsidR="00AA10EA">
        <w:t>xx</w:t>
      </w:r>
      <w:proofErr w:type="spellEnd"/>
      <w:r w:rsidR="00AA10EA">
        <w:t xml:space="preserve"> de mês de 202</w:t>
      </w:r>
      <w:r w:rsidR="004C6DE6">
        <w:t>3</w:t>
      </w:r>
      <w:r w:rsidR="00AA10EA">
        <w:t>.</w:t>
      </w:r>
    </w:p>
    <w:p w14:paraId="68D43CA9" w14:textId="53C41C02" w:rsidR="00AA10EA" w:rsidRPr="00720A7D" w:rsidRDefault="00103E6E" w:rsidP="55E9F482">
      <w:pPr>
        <w:pStyle w:val="UNIDAVISEOPRIMRIA"/>
        <w:rPr>
          <w:lang w:val="pt-BR"/>
        </w:rPr>
      </w:pPr>
      <w:r>
        <w:rPr>
          <w:noProof/>
          <w:lang w:val="pt-BR" w:eastAsia="pt-BR"/>
        </w:rPr>
        <w:lastRenderedPageBreak/>
        <mc:AlternateContent>
          <mc:Choice Requires="wps">
            <w:drawing>
              <wp:anchor distT="45720" distB="45720" distL="114300" distR="114300" simplePos="0" relativeHeight="251669504" behindDoc="0" locked="0" layoutInCell="1" allowOverlap="1" wp14:anchorId="3F209F5D" wp14:editId="17D31A9F">
                <wp:simplePos x="0" y="0"/>
                <wp:positionH relativeFrom="margin">
                  <wp:align>right</wp:align>
                </wp:positionH>
                <wp:positionV relativeFrom="paragraph">
                  <wp:posOffset>-654050</wp:posOffset>
                </wp:positionV>
                <wp:extent cx="219075" cy="200025"/>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6351E18C"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9F5D" id="Caixa de Texto 11" o:spid="_x0000_s1031" type="#_x0000_t202" style="position:absolute;margin-left:-33.95pt;margin-top:-51.5pt;width:17.25pt;height:1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GD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" stroked="f">
                <v:textbox>
                  <w:txbxContent>
                    <w:p w14:paraId="6351E18C" w14:textId="77777777" w:rsidR="00BE5D5F" w:rsidRDefault="00BE5D5F" w:rsidP="00B8782F"/>
                  </w:txbxContent>
                </v:textbox>
                <w10:wrap anchorx="margin"/>
              </v:shape>
            </w:pict>
          </mc:Fallback>
        </mc:AlternateContent>
      </w:r>
    </w:p>
    <w:p w14:paraId="436B39ED" w14:textId="26F6C29A"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71552" behindDoc="0" locked="0" layoutInCell="1" allowOverlap="1" wp14:anchorId="334C67BF" wp14:editId="218C85D3">
                <wp:simplePos x="0" y="0"/>
                <wp:positionH relativeFrom="margin">
                  <wp:align>right</wp:align>
                </wp:positionH>
                <wp:positionV relativeFrom="paragraph">
                  <wp:posOffset>-657860</wp:posOffset>
                </wp:positionV>
                <wp:extent cx="219075" cy="200025"/>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E359950"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7BF" id="Caixa de Texto 10" o:spid="_x0000_s1032" type="#_x0000_t202" style="position:absolute;left:0;text-align:left;margin-left:-33.95pt;margin-top:-51.8pt;width:17.25pt;height:1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" stroked="f">
                <v:textbox>
                  <w:txbxContent>
                    <w:p w14:paraId="4E359950" w14:textId="77777777" w:rsidR="00BE5D5F" w:rsidRDefault="00BE5D5F" w:rsidP="00B8782F"/>
                  </w:txbxContent>
                </v:textbox>
                <w10:wrap anchorx="margin"/>
              </v:shape>
            </w:pict>
          </mc:Fallback>
        </mc:AlternateContent>
      </w:r>
      <w:r w:rsidR="00AA10EA" w:rsidRPr="00720A7D">
        <w:rPr>
          <w:lang w:val="pt-BR"/>
        </w:rPr>
        <w:t>RESUMO</w:t>
      </w:r>
    </w:p>
    <w:p w14:paraId="039A1DE1" w14:textId="77777777" w:rsidR="00AA10EA" w:rsidRPr="00B33EA9" w:rsidRDefault="00AA10EA" w:rsidP="0020298E"/>
    <w:p w14:paraId="4A78FFFA" w14:textId="77777777" w:rsidR="00AA10EA" w:rsidRPr="00B33EA9" w:rsidRDefault="00AA10EA" w:rsidP="0020298E"/>
    <w:p w14:paraId="2C772883" w14:textId="740050B6" w:rsidR="00AA10EA" w:rsidRPr="0031288E" w:rsidRDefault="61E10019" w:rsidP="10A9246F">
      <w:pPr>
        <w:pStyle w:val="Resumo"/>
      </w:pPr>
      <w:r w:rsidRPr="0031288E">
        <w:t>Nos últimos anos o Alto Vale do Itajaí tem sido uma região de destaque no setor agrícola, consequentemente, os escritórios de soluções agrícolas têm ganhado cada vez mais importância nesse contexto.</w:t>
      </w:r>
      <w:r w:rsidR="53BB08FC" w:rsidRPr="0031288E">
        <w:t xml:space="preserve"> No entanto, o crescimento desses escritórios demanda um gerenciamento eficiente, assim como ocorre em qualquer empresa em expansão.</w:t>
      </w:r>
      <w:r w:rsidRPr="0031288E">
        <w:t xml:space="preserve"> Este trabalho tem como objetivo desenvolver um protótipo de sistema web para gerenciamento de propostas em escritórios de soluções agrícolas. Quanto a metodologia, caracteriza-se como uma pesquisa aplicada e descritiva. Para atingir os objetivos foi realizada uma revisão da literatura sobre as tecnologias e linguagens de programação utilizadas no desenvolvimento. Visando explicar o processo atual de um escritório de soluções agrícolas, foi realizado um mapeamento de cenário. O capítulo de desenvolvimento compreendeu </w:t>
      </w:r>
      <w:r w:rsidR="005217D7">
        <w:t>o detalhamento da</w:t>
      </w:r>
      <w:r w:rsidRPr="0031288E">
        <w:t xml:space="preserve"> análise</w:t>
      </w:r>
      <w:r w:rsidR="005217D7">
        <w:t xml:space="preserve">, bem como </w:t>
      </w:r>
      <w:r w:rsidRPr="0031288E">
        <w:t xml:space="preserve">contém o levantamento de requisitos e os diagramas de caso de uso, entidade de relacionamento e de classes. No capítulo de desenvolvimento também é apresentada uma seção sobre a implementação, contendo todos os detalhes do desenvolvimento e funcionamento do protótipo. </w:t>
      </w:r>
      <w:r w:rsidR="53F42F80" w:rsidRPr="0031288E">
        <w:t xml:space="preserve">O protótipo desenvolvido oferece ao usuário uma ferramenta de auxílio na organização das informações e gestão das rotinas internas </w:t>
      </w:r>
      <w:r w:rsidR="005217D7">
        <w:t>aos</w:t>
      </w:r>
      <w:r w:rsidR="53F42F80" w:rsidRPr="0031288E">
        <w:t xml:space="preserve"> escritório</w:t>
      </w:r>
      <w:r w:rsidR="005217D7">
        <w:t>s de projetos agrícolas,</w:t>
      </w:r>
      <w:r w:rsidR="53F42F80" w:rsidRPr="0031288E">
        <w:t xml:space="preserve"> disponibilizando um controle eficiente de dados e documentos. O protótipo permite o cadastro de pessoas, imóveis, propostas, laudos de acompanhamento e documentações, facilitando o acesso a essas informações em um ambiente integrado. </w:t>
      </w:r>
    </w:p>
    <w:p w14:paraId="1B5650AC" w14:textId="644EBCA5" w:rsidR="10A9246F" w:rsidRDefault="10A9246F" w:rsidP="10A9246F">
      <w:pPr>
        <w:pStyle w:val="Resumo"/>
      </w:pPr>
    </w:p>
    <w:p w14:paraId="7259E588" w14:textId="1775C75F" w:rsidR="00AA10EA" w:rsidRPr="00B33EA9" w:rsidRDefault="00AA10EA" w:rsidP="0020298E">
      <w:r w:rsidRPr="10A9246F">
        <w:rPr>
          <w:b/>
          <w:bCs/>
        </w:rPr>
        <w:t>Palavras-Chave:</w:t>
      </w:r>
      <w:r>
        <w:t xml:space="preserve"> </w:t>
      </w:r>
      <w:r w:rsidR="26FD515C">
        <w:t>Soluções agrícolas, Desenvolvimento web, Sistemas de informação</w:t>
      </w:r>
      <w:r>
        <w:t>.</w:t>
      </w:r>
    </w:p>
    <w:p w14:paraId="7DC7783B" w14:textId="77777777" w:rsidR="00AA10EA" w:rsidRDefault="00AA10EA" w:rsidP="0020298E"/>
    <w:p w14:paraId="685C69F0" w14:textId="77777777" w:rsidR="009F5A88" w:rsidRDefault="009F5A88" w:rsidP="009F5A88">
      <w:pPr>
        <w:pStyle w:val="UNIDAVISEOPRIMRIA"/>
        <w:jc w:val="center"/>
        <w:rPr>
          <w:lang w:val="pt-BR"/>
        </w:rPr>
      </w:pPr>
    </w:p>
    <w:p w14:paraId="3C591BCA" w14:textId="77777777" w:rsidR="009F5A88" w:rsidRDefault="009F5A88" w:rsidP="009F5A88">
      <w:pPr>
        <w:pStyle w:val="UNIDAVISEOPRIMRIA"/>
        <w:jc w:val="center"/>
        <w:rPr>
          <w:lang w:val="pt-BR"/>
        </w:rPr>
      </w:pPr>
    </w:p>
    <w:p w14:paraId="418BFB09" w14:textId="77777777" w:rsidR="009F5A88" w:rsidRDefault="009F5A88" w:rsidP="009F5A88">
      <w:pPr>
        <w:pStyle w:val="UNIDAVISEOPRIMRIA"/>
        <w:jc w:val="center"/>
        <w:rPr>
          <w:lang w:val="pt-BR"/>
        </w:rPr>
      </w:pPr>
    </w:p>
    <w:p w14:paraId="322A5C44" w14:textId="77777777" w:rsidR="009F5A88" w:rsidRDefault="009F5A88" w:rsidP="009F5A88">
      <w:pPr>
        <w:pStyle w:val="UNIDAVISEOPRIMRIA"/>
        <w:jc w:val="center"/>
        <w:rPr>
          <w:lang w:val="pt-BR"/>
        </w:rPr>
      </w:pPr>
    </w:p>
    <w:p w14:paraId="1E2267EF" w14:textId="77777777" w:rsidR="009F5A88" w:rsidRDefault="009F5A88" w:rsidP="009F5A88">
      <w:pPr>
        <w:pStyle w:val="UNIDAVISEOPRIMRIA"/>
        <w:jc w:val="center"/>
        <w:rPr>
          <w:lang w:val="pt-BR"/>
        </w:rPr>
      </w:pPr>
    </w:p>
    <w:p w14:paraId="28F9FD63" w14:textId="77777777" w:rsidR="009F5A88" w:rsidRDefault="009F5A88" w:rsidP="009F5A88">
      <w:pPr>
        <w:pStyle w:val="UNIDAVISEOPRIMRIA"/>
        <w:jc w:val="center"/>
        <w:rPr>
          <w:lang w:val="pt-BR"/>
        </w:rPr>
      </w:pPr>
    </w:p>
    <w:p w14:paraId="197A9655" w14:textId="77777777" w:rsidR="009F5A88" w:rsidRDefault="009F5A88" w:rsidP="009F5A88">
      <w:pPr>
        <w:pStyle w:val="UNIDAVISEOPRIMRIA"/>
        <w:jc w:val="center"/>
        <w:rPr>
          <w:lang w:val="pt-BR"/>
        </w:rPr>
      </w:pPr>
    </w:p>
    <w:p w14:paraId="0EE60CC7" w14:textId="77777777" w:rsidR="009F5A88" w:rsidRDefault="009F5A88" w:rsidP="009F5A88">
      <w:pPr>
        <w:pStyle w:val="UNIDAVISEOPRIMRIA"/>
        <w:jc w:val="center"/>
        <w:rPr>
          <w:lang w:val="pt-BR"/>
        </w:rPr>
      </w:pPr>
    </w:p>
    <w:p w14:paraId="2A84F63A" w14:textId="77777777" w:rsidR="009F5A88" w:rsidRDefault="009F5A88" w:rsidP="009F5A88">
      <w:pPr>
        <w:pStyle w:val="UNIDAVISEOPRIMRIA"/>
        <w:jc w:val="center"/>
        <w:rPr>
          <w:lang w:val="pt-BR"/>
        </w:rPr>
      </w:pPr>
    </w:p>
    <w:p w14:paraId="49E6D0EF" w14:textId="77777777" w:rsidR="009F5A88" w:rsidRDefault="009F5A88" w:rsidP="009F5A88">
      <w:pPr>
        <w:pStyle w:val="UNIDAVISEOPRIMRIA"/>
        <w:jc w:val="center"/>
        <w:rPr>
          <w:lang w:val="pt-BR"/>
        </w:rPr>
      </w:pPr>
    </w:p>
    <w:p w14:paraId="36EA2DB4" w14:textId="77777777" w:rsidR="009F5A88" w:rsidRDefault="009F5A88" w:rsidP="009F5A88">
      <w:pPr>
        <w:pStyle w:val="UNIDAVISEOPRIMRIA"/>
        <w:jc w:val="center"/>
        <w:rPr>
          <w:lang w:val="pt-BR"/>
        </w:rPr>
      </w:pPr>
    </w:p>
    <w:p w14:paraId="50E813CD" w14:textId="77777777" w:rsidR="009F5A88" w:rsidRDefault="009F5A88" w:rsidP="009F5A88">
      <w:pPr>
        <w:pStyle w:val="UNIDAVISEOPRIMRIA"/>
        <w:jc w:val="center"/>
        <w:rPr>
          <w:lang w:val="pt-BR"/>
        </w:rPr>
      </w:pPr>
    </w:p>
    <w:p w14:paraId="523AEC4B" w14:textId="227586CE" w:rsidR="009F5A88" w:rsidRDefault="009F5A88" w:rsidP="009F5A88">
      <w:pPr>
        <w:pStyle w:val="UNIDAVISEOPRIMRIA"/>
        <w:jc w:val="center"/>
        <w:rPr>
          <w:lang w:val="pt-BR"/>
        </w:rPr>
      </w:pPr>
    </w:p>
    <w:p w14:paraId="732310CF" w14:textId="2B80AF98" w:rsidR="6A496B37" w:rsidRDefault="6A496B37" w:rsidP="6A496B37">
      <w:pPr>
        <w:pStyle w:val="UNIDAVISEOPRIMRIA"/>
        <w:jc w:val="center"/>
        <w:rPr>
          <w:lang w:val="pt-BR"/>
        </w:rPr>
      </w:pPr>
    </w:p>
    <w:p w14:paraId="3987D7A8" w14:textId="77777777" w:rsidR="009F5A88" w:rsidRDefault="009F5A88" w:rsidP="009F5A88">
      <w:pPr>
        <w:pStyle w:val="UNIDAVISEOPRIMRIA"/>
        <w:jc w:val="center"/>
        <w:rPr>
          <w:lang w:val="pt-BR"/>
        </w:rPr>
      </w:pPr>
    </w:p>
    <w:p w14:paraId="2B691CC7" w14:textId="3542C75F" w:rsidR="009F5A88" w:rsidRPr="00720A7D" w:rsidRDefault="00103E6E" w:rsidP="009F5A88">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81792" behindDoc="0" locked="0" layoutInCell="1" allowOverlap="1" wp14:anchorId="086B3091" wp14:editId="28C8AA87">
                <wp:simplePos x="0" y="0"/>
                <wp:positionH relativeFrom="margin">
                  <wp:align>right</wp:align>
                </wp:positionH>
                <wp:positionV relativeFrom="paragraph">
                  <wp:posOffset>-657860</wp:posOffset>
                </wp:positionV>
                <wp:extent cx="219075" cy="2000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4E38481" w14:textId="77777777" w:rsidR="00BE5D5F" w:rsidRDefault="00BE5D5F" w:rsidP="009F5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3091" id="Caixa de Texto 9" o:spid="_x0000_s1033" type="#_x0000_t202" style="position:absolute;left:0;text-align:left;margin-left:-33.95pt;margin-top:-51.8pt;width:17.25pt;height:1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20DwIAAPw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" stroked="f">
                <v:textbox>
                  <w:txbxContent>
                    <w:p w14:paraId="44E38481" w14:textId="77777777" w:rsidR="00BE5D5F" w:rsidRDefault="00BE5D5F" w:rsidP="009F5A88"/>
                  </w:txbxContent>
                </v:textbox>
                <w10:wrap anchorx="margin"/>
              </v:shape>
            </w:pict>
          </mc:Fallback>
        </mc:AlternateContent>
      </w:r>
      <w:r w:rsidR="009F5A88">
        <w:rPr>
          <w:lang w:val="pt-BR"/>
        </w:rPr>
        <w:t>ABSTRACT</w:t>
      </w:r>
    </w:p>
    <w:p w14:paraId="7A81C279" w14:textId="77777777" w:rsidR="009F5A88" w:rsidRPr="00B33EA9" w:rsidRDefault="009F5A88" w:rsidP="009F5A88"/>
    <w:p w14:paraId="5F0EA766" w14:textId="77777777" w:rsidR="009F5A88" w:rsidRPr="00B33EA9" w:rsidRDefault="009F5A88" w:rsidP="009F5A88"/>
    <w:p w14:paraId="2E735989" w14:textId="738AF9FF" w:rsidR="009F5A88" w:rsidRPr="004C14D8" w:rsidRDefault="00A972C7" w:rsidP="00A972C7">
      <w:pPr>
        <w:pStyle w:val="UnidaviTexto-Espao15"/>
        <w:ind w:firstLine="0"/>
      </w:pPr>
      <w:r w:rsidRPr="00A972C7">
        <w:t xml:space="preserve">In </w:t>
      </w:r>
      <w:proofErr w:type="spellStart"/>
      <w:r w:rsidRPr="00A972C7">
        <w:t>recent</w:t>
      </w:r>
      <w:proofErr w:type="spellEnd"/>
      <w:r w:rsidRPr="00A972C7">
        <w:t xml:space="preserve"> </w:t>
      </w:r>
      <w:proofErr w:type="spellStart"/>
      <w:r w:rsidRPr="00A972C7">
        <w:t>years</w:t>
      </w:r>
      <w:proofErr w:type="spellEnd"/>
      <w:r w:rsidRPr="00A972C7">
        <w:t xml:space="preserve">, </w:t>
      </w:r>
      <w:proofErr w:type="spellStart"/>
      <w:r w:rsidRPr="00A972C7">
        <w:t>the</w:t>
      </w:r>
      <w:proofErr w:type="spellEnd"/>
      <w:r w:rsidRPr="00A972C7">
        <w:t xml:space="preserve"> Alto Vale do Itajaí </w:t>
      </w:r>
      <w:proofErr w:type="spellStart"/>
      <w:r w:rsidRPr="00A972C7">
        <w:t>region</w:t>
      </w:r>
      <w:proofErr w:type="spellEnd"/>
      <w:r w:rsidRPr="00A972C7">
        <w:t xml:space="preserve"> </w:t>
      </w:r>
      <w:proofErr w:type="spellStart"/>
      <w:r w:rsidRPr="00A972C7">
        <w:t>has</w:t>
      </w:r>
      <w:proofErr w:type="spellEnd"/>
      <w:r w:rsidRPr="00A972C7">
        <w:t xml:space="preserve"> </w:t>
      </w:r>
      <w:proofErr w:type="spellStart"/>
      <w:r w:rsidRPr="00A972C7">
        <w:t>emerged</w:t>
      </w:r>
      <w:proofErr w:type="spellEnd"/>
      <w:r w:rsidRPr="00A972C7">
        <w:t xml:space="preserve"> as a </w:t>
      </w:r>
      <w:proofErr w:type="spellStart"/>
      <w:r w:rsidRPr="00A972C7">
        <w:t>prominent</w:t>
      </w:r>
      <w:proofErr w:type="spellEnd"/>
      <w:r w:rsidRPr="00A972C7">
        <w:t xml:space="preserve"> </w:t>
      </w:r>
      <w:proofErr w:type="spellStart"/>
      <w:r w:rsidRPr="00A972C7">
        <w:t>area</w:t>
      </w:r>
      <w:proofErr w:type="spellEnd"/>
      <w:r w:rsidRPr="00A972C7">
        <w:t xml:space="preserve"> in </w:t>
      </w:r>
      <w:proofErr w:type="spellStart"/>
      <w:r w:rsidRPr="00A972C7">
        <w:t>the</w:t>
      </w:r>
      <w:proofErr w:type="spellEnd"/>
      <w:r w:rsidRPr="00A972C7">
        <w:t xml:space="preserve"> </w:t>
      </w:r>
      <w:proofErr w:type="spellStart"/>
      <w:r w:rsidRPr="00A972C7">
        <w:t>agricultural</w:t>
      </w:r>
      <w:proofErr w:type="spellEnd"/>
      <w:r w:rsidRPr="00A972C7">
        <w:t xml:space="preserve"> sector, </w:t>
      </w:r>
      <w:proofErr w:type="spellStart"/>
      <w:r w:rsidRPr="00A972C7">
        <w:t>consequently</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offices </w:t>
      </w:r>
      <w:proofErr w:type="spellStart"/>
      <w:r w:rsidRPr="00A972C7">
        <w:t>have</w:t>
      </w:r>
      <w:proofErr w:type="spellEnd"/>
      <w:r w:rsidRPr="00A972C7">
        <w:t xml:space="preserve"> </w:t>
      </w:r>
      <w:proofErr w:type="spellStart"/>
      <w:r w:rsidRPr="00A972C7">
        <w:t>gained</w:t>
      </w:r>
      <w:proofErr w:type="spellEnd"/>
      <w:r w:rsidRPr="00A972C7">
        <w:t xml:space="preserve"> </w:t>
      </w:r>
      <w:proofErr w:type="spellStart"/>
      <w:r w:rsidRPr="00A972C7">
        <w:t>increasing</w:t>
      </w:r>
      <w:proofErr w:type="spellEnd"/>
      <w:r w:rsidRPr="00A972C7">
        <w:t xml:space="preserve"> </w:t>
      </w:r>
      <w:proofErr w:type="spellStart"/>
      <w:r w:rsidRPr="00A972C7">
        <w:t>importance</w:t>
      </w:r>
      <w:proofErr w:type="spellEnd"/>
      <w:r w:rsidRPr="00A972C7">
        <w:t xml:space="preserve"> in </w:t>
      </w:r>
      <w:proofErr w:type="spellStart"/>
      <w:r w:rsidRPr="00A972C7">
        <w:t>this</w:t>
      </w:r>
      <w:proofErr w:type="spellEnd"/>
      <w:r w:rsidRPr="00A972C7">
        <w:t xml:space="preserve"> </w:t>
      </w:r>
      <w:proofErr w:type="spellStart"/>
      <w:r w:rsidRPr="00A972C7">
        <w:t>context</w:t>
      </w:r>
      <w:proofErr w:type="spellEnd"/>
      <w:r w:rsidRPr="00A972C7">
        <w:t xml:space="preserve">. </w:t>
      </w:r>
      <w:proofErr w:type="spellStart"/>
      <w:r w:rsidRPr="00A972C7">
        <w:t>However</w:t>
      </w:r>
      <w:proofErr w:type="spellEnd"/>
      <w:r w:rsidRPr="00A972C7">
        <w:t xml:space="preserve">, </w:t>
      </w:r>
      <w:proofErr w:type="spellStart"/>
      <w:r w:rsidRPr="00A972C7">
        <w:t>the</w:t>
      </w:r>
      <w:proofErr w:type="spellEnd"/>
      <w:r w:rsidRPr="00A972C7">
        <w:t xml:space="preserve"> </w:t>
      </w:r>
      <w:proofErr w:type="spellStart"/>
      <w:r w:rsidRPr="00A972C7">
        <w:t>growth</w:t>
      </w:r>
      <w:proofErr w:type="spellEnd"/>
      <w:r w:rsidRPr="00A972C7">
        <w:t xml:space="preserve"> </w:t>
      </w:r>
      <w:proofErr w:type="spellStart"/>
      <w:r w:rsidRPr="00A972C7">
        <w:t>of</w:t>
      </w:r>
      <w:proofErr w:type="spellEnd"/>
      <w:r w:rsidRPr="00A972C7">
        <w:t xml:space="preserve"> </w:t>
      </w:r>
      <w:proofErr w:type="spellStart"/>
      <w:r w:rsidRPr="00A972C7">
        <w:t>these</w:t>
      </w:r>
      <w:proofErr w:type="spellEnd"/>
      <w:r w:rsidRPr="00A972C7">
        <w:t xml:space="preserve"> offices requires </w:t>
      </w:r>
      <w:proofErr w:type="spellStart"/>
      <w:r w:rsidRPr="00A972C7">
        <w:t>efficient</w:t>
      </w:r>
      <w:proofErr w:type="spellEnd"/>
      <w:r w:rsidRPr="00A972C7">
        <w:t xml:space="preserve"> management, as </w:t>
      </w:r>
      <w:proofErr w:type="spellStart"/>
      <w:r w:rsidRPr="00A972C7">
        <w:t>is</w:t>
      </w:r>
      <w:proofErr w:type="spellEnd"/>
      <w:r w:rsidRPr="00A972C7">
        <w:t xml:space="preserve"> </w:t>
      </w:r>
      <w:proofErr w:type="spellStart"/>
      <w:r w:rsidRPr="00A972C7">
        <w:t>the</w:t>
      </w:r>
      <w:proofErr w:type="spellEnd"/>
      <w:r w:rsidRPr="00A972C7">
        <w:t xml:space="preserve"> case </w:t>
      </w:r>
      <w:proofErr w:type="spellStart"/>
      <w:r w:rsidRPr="00A972C7">
        <w:t>with</w:t>
      </w:r>
      <w:proofErr w:type="spellEnd"/>
      <w:r w:rsidRPr="00A972C7">
        <w:t xml:space="preserve"> </w:t>
      </w:r>
      <w:proofErr w:type="spellStart"/>
      <w:r w:rsidRPr="00A972C7">
        <w:t>any</w:t>
      </w:r>
      <w:proofErr w:type="spellEnd"/>
      <w:r w:rsidRPr="00A972C7">
        <w:t xml:space="preserve"> </w:t>
      </w:r>
      <w:proofErr w:type="spellStart"/>
      <w:r w:rsidRPr="00A972C7">
        <w:t>expanding</w:t>
      </w:r>
      <w:proofErr w:type="spellEnd"/>
      <w:r w:rsidRPr="00A972C7">
        <w:t xml:space="preserve"> business. </w:t>
      </w:r>
      <w:proofErr w:type="spellStart"/>
      <w:r w:rsidRPr="00A972C7">
        <w:t>This</w:t>
      </w:r>
      <w:proofErr w:type="spellEnd"/>
      <w:r w:rsidRPr="00A972C7">
        <w:t xml:space="preserve"> </w:t>
      </w:r>
      <w:proofErr w:type="spellStart"/>
      <w:r w:rsidRPr="00A972C7">
        <w:t>work</w:t>
      </w:r>
      <w:proofErr w:type="spellEnd"/>
      <w:r w:rsidRPr="00A972C7">
        <w:t xml:space="preserve"> </w:t>
      </w:r>
      <w:proofErr w:type="spellStart"/>
      <w:r w:rsidRPr="00A972C7">
        <w:t>aims</w:t>
      </w:r>
      <w:proofErr w:type="spellEnd"/>
      <w:r w:rsidRPr="00A972C7">
        <w:t xml:space="preserve"> </w:t>
      </w:r>
      <w:proofErr w:type="spellStart"/>
      <w:r w:rsidRPr="00A972C7">
        <w:t>to</w:t>
      </w:r>
      <w:proofErr w:type="spellEnd"/>
      <w:r w:rsidRPr="00A972C7">
        <w:t xml:space="preserve"> </w:t>
      </w:r>
      <w:proofErr w:type="spellStart"/>
      <w:r w:rsidRPr="00A972C7">
        <w:t>develop</w:t>
      </w:r>
      <w:proofErr w:type="spellEnd"/>
      <w:r w:rsidRPr="00A972C7">
        <w:t xml:space="preserve"> a </w:t>
      </w:r>
      <w:proofErr w:type="spellStart"/>
      <w:r w:rsidRPr="00A972C7">
        <w:t>prototype</w:t>
      </w:r>
      <w:proofErr w:type="spellEnd"/>
      <w:r w:rsidRPr="00A972C7">
        <w:t xml:space="preserve"> web system for </w:t>
      </w:r>
      <w:proofErr w:type="spellStart"/>
      <w:r w:rsidRPr="00A972C7">
        <w:t>proposal</w:t>
      </w:r>
      <w:proofErr w:type="spellEnd"/>
      <w:r w:rsidRPr="00A972C7">
        <w:t xml:space="preserve"> management in </w:t>
      </w:r>
      <w:proofErr w:type="spellStart"/>
      <w:r w:rsidRPr="00A972C7">
        <w:t>agricultural</w:t>
      </w:r>
      <w:proofErr w:type="spellEnd"/>
      <w:r w:rsidRPr="00A972C7">
        <w:t xml:space="preserve"> </w:t>
      </w:r>
      <w:proofErr w:type="spellStart"/>
      <w:r w:rsidRPr="00A972C7">
        <w:t>solutions</w:t>
      </w:r>
      <w:proofErr w:type="spellEnd"/>
      <w:r w:rsidRPr="00A972C7">
        <w:t xml:space="preserve"> offices. The </w:t>
      </w:r>
      <w:proofErr w:type="spellStart"/>
      <w:r w:rsidRPr="00A972C7">
        <w:t>methodology</w:t>
      </w:r>
      <w:proofErr w:type="spellEnd"/>
      <w:r w:rsidRPr="00A972C7">
        <w:t xml:space="preserve"> </w:t>
      </w:r>
      <w:proofErr w:type="spellStart"/>
      <w:r w:rsidRPr="00A972C7">
        <w:t>is</w:t>
      </w:r>
      <w:proofErr w:type="spellEnd"/>
      <w:r w:rsidRPr="00A972C7">
        <w:t xml:space="preserve"> </w:t>
      </w:r>
      <w:proofErr w:type="spellStart"/>
      <w:r w:rsidRPr="00A972C7">
        <w:t>characterized</w:t>
      </w:r>
      <w:proofErr w:type="spellEnd"/>
      <w:r w:rsidRPr="00A972C7">
        <w:t xml:space="preserve"> as </w:t>
      </w:r>
      <w:proofErr w:type="spellStart"/>
      <w:r w:rsidRPr="00A972C7">
        <w:t>applied</w:t>
      </w:r>
      <w:proofErr w:type="spellEnd"/>
      <w:r w:rsidRPr="00A972C7">
        <w:t xml:space="preserve"> </w:t>
      </w:r>
      <w:proofErr w:type="spellStart"/>
      <w:r w:rsidRPr="00A972C7">
        <w:t>and</w:t>
      </w:r>
      <w:proofErr w:type="spellEnd"/>
      <w:r w:rsidRPr="00A972C7">
        <w:t xml:space="preserve"> </w:t>
      </w:r>
      <w:proofErr w:type="spellStart"/>
      <w:r w:rsidRPr="00A972C7">
        <w:t>descriptive</w:t>
      </w:r>
      <w:proofErr w:type="spellEnd"/>
      <w:r w:rsidRPr="00A972C7">
        <w:t xml:space="preserve"> </w:t>
      </w:r>
      <w:proofErr w:type="spellStart"/>
      <w:r w:rsidRPr="00A972C7">
        <w:t>research</w:t>
      </w:r>
      <w:proofErr w:type="spellEnd"/>
      <w:r w:rsidRPr="00A972C7">
        <w:t xml:space="preserve">. </w:t>
      </w:r>
      <w:proofErr w:type="spellStart"/>
      <w:r w:rsidRPr="00A972C7">
        <w:t>To</w:t>
      </w:r>
      <w:proofErr w:type="spellEnd"/>
      <w:r w:rsidRPr="00A972C7">
        <w:t xml:space="preserve"> </w:t>
      </w:r>
      <w:proofErr w:type="spellStart"/>
      <w:r w:rsidRPr="00A972C7">
        <w:t>achieve</w:t>
      </w:r>
      <w:proofErr w:type="spellEnd"/>
      <w:r w:rsidRPr="00A972C7">
        <w:t xml:space="preserve"> </w:t>
      </w:r>
      <w:proofErr w:type="spellStart"/>
      <w:r w:rsidRPr="00A972C7">
        <w:t>the</w:t>
      </w:r>
      <w:proofErr w:type="spellEnd"/>
      <w:r w:rsidRPr="00A972C7">
        <w:t xml:space="preserve"> </w:t>
      </w:r>
      <w:proofErr w:type="spellStart"/>
      <w:r w:rsidRPr="00A972C7">
        <w:t>objectives</w:t>
      </w:r>
      <w:proofErr w:type="spellEnd"/>
      <w:r w:rsidRPr="00A972C7">
        <w:t xml:space="preserve">, a </w:t>
      </w:r>
      <w:proofErr w:type="spellStart"/>
      <w:r w:rsidRPr="00A972C7">
        <w:t>literature</w:t>
      </w:r>
      <w:proofErr w:type="spellEnd"/>
      <w:r w:rsidRPr="00A972C7">
        <w:t xml:space="preserve"> review </w:t>
      </w:r>
      <w:proofErr w:type="spellStart"/>
      <w:r w:rsidRPr="00A972C7">
        <w:t>on</w:t>
      </w:r>
      <w:proofErr w:type="spellEnd"/>
      <w:r w:rsidRPr="00A972C7">
        <w:t xml:space="preserve"> </w:t>
      </w:r>
      <w:proofErr w:type="spellStart"/>
      <w:r w:rsidRPr="00A972C7">
        <w:t>the</w:t>
      </w:r>
      <w:proofErr w:type="spellEnd"/>
      <w:r w:rsidRPr="00A972C7">
        <w:t xml:space="preserve"> </w:t>
      </w:r>
      <w:proofErr w:type="spellStart"/>
      <w:r w:rsidRPr="00A972C7">
        <w:t>technologies</w:t>
      </w:r>
      <w:proofErr w:type="spellEnd"/>
      <w:r w:rsidRPr="00A972C7">
        <w:t xml:space="preserve"> </w:t>
      </w:r>
      <w:proofErr w:type="spellStart"/>
      <w:r w:rsidRPr="00A972C7">
        <w:t>and</w:t>
      </w:r>
      <w:proofErr w:type="spellEnd"/>
      <w:r w:rsidRPr="00A972C7">
        <w:t xml:space="preserve"> </w:t>
      </w:r>
      <w:proofErr w:type="spellStart"/>
      <w:r w:rsidRPr="00A972C7">
        <w:t>programming</w:t>
      </w:r>
      <w:proofErr w:type="spellEnd"/>
      <w:r w:rsidRPr="00A972C7">
        <w:t xml:space="preserve"> </w:t>
      </w:r>
      <w:proofErr w:type="spellStart"/>
      <w:r w:rsidRPr="00A972C7">
        <w:t>languages</w:t>
      </w:r>
      <w:proofErr w:type="spellEnd"/>
      <w:r w:rsidRPr="00A972C7">
        <w:t xml:space="preserve"> </w:t>
      </w:r>
      <w:proofErr w:type="spellStart"/>
      <w:r w:rsidRPr="00A972C7">
        <w:t>used</w:t>
      </w:r>
      <w:proofErr w:type="spellEnd"/>
      <w:r w:rsidRPr="00A972C7">
        <w:t xml:space="preserve"> in </w:t>
      </w:r>
      <w:proofErr w:type="spellStart"/>
      <w:r w:rsidRPr="00A972C7">
        <w:t>development</w:t>
      </w:r>
      <w:proofErr w:type="spellEnd"/>
      <w:r w:rsidRPr="00A972C7">
        <w:t xml:space="preserve"> </w:t>
      </w:r>
      <w:proofErr w:type="spellStart"/>
      <w:r w:rsidRPr="00A972C7">
        <w:t>was</w:t>
      </w:r>
      <w:proofErr w:type="spellEnd"/>
      <w:r w:rsidRPr="00A972C7">
        <w:t xml:space="preserve"> </w:t>
      </w:r>
      <w:proofErr w:type="spellStart"/>
      <w:r w:rsidRPr="00A972C7">
        <w:t>conducted</w:t>
      </w:r>
      <w:proofErr w:type="spellEnd"/>
      <w:r w:rsidRPr="00A972C7">
        <w:t xml:space="preserve">. </w:t>
      </w:r>
      <w:proofErr w:type="spellStart"/>
      <w:r w:rsidRPr="00A972C7">
        <w:t>To</w:t>
      </w:r>
      <w:proofErr w:type="spellEnd"/>
      <w:r w:rsidRPr="00A972C7">
        <w:t xml:space="preserve"> </w:t>
      </w:r>
      <w:proofErr w:type="spellStart"/>
      <w:r w:rsidRPr="00A972C7">
        <w:t>explain</w:t>
      </w:r>
      <w:proofErr w:type="spellEnd"/>
      <w:r w:rsidRPr="00A972C7">
        <w:t xml:space="preserve"> </w:t>
      </w:r>
      <w:proofErr w:type="spellStart"/>
      <w:r w:rsidRPr="00A972C7">
        <w:t>the</w:t>
      </w:r>
      <w:proofErr w:type="spellEnd"/>
      <w:r w:rsidRPr="00A972C7">
        <w:t xml:space="preserve"> </w:t>
      </w:r>
      <w:proofErr w:type="spellStart"/>
      <w:r w:rsidRPr="00A972C7">
        <w:t>current</w:t>
      </w:r>
      <w:proofErr w:type="spellEnd"/>
      <w:r w:rsidRPr="00A972C7">
        <w:t xml:space="preserve"> </w:t>
      </w:r>
      <w:proofErr w:type="spellStart"/>
      <w:r w:rsidRPr="00A972C7">
        <w:t>process</w:t>
      </w:r>
      <w:proofErr w:type="spellEnd"/>
      <w:r w:rsidRPr="00A972C7">
        <w:t xml:space="preserve"> </w:t>
      </w:r>
      <w:proofErr w:type="spellStart"/>
      <w:r w:rsidRPr="00A972C7">
        <w:t>of</w:t>
      </w:r>
      <w:proofErr w:type="spellEnd"/>
      <w:r w:rsidRPr="00A972C7">
        <w:t xml:space="preserve"> </w:t>
      </w:r>
      <w:proofErr w:type="spellStart"/>
      <w:r w:rsidRPr="00A972C7">
        <w:t>an</w:t>
      </w:r>
      <w:proofErr w:type="spellEnd"/>
      <w:r w:rsidRPr="00A972C7">
        <w:t xml:space="preserve"> </w:t>
      </w:r>
      <w:proofErr w:type="spellStart"/>
      <w:r w:rsidRPr="00A972C7">
        <w:t>agricultural</w:t>
      </w:r>
      <w:proofErr w:type="spellEnd"/>
      <w:r w:rsidRPr="00A972C7">
        <w:t xml:space="preserve"> </w:t>
      </w:r>
      <w:proofErr w:type="spellStart"/>
      <w:r w:rsidRPr="00A972C7">
        <w:t>solutions</w:t>
      </w:r>
      <w:proofErr w:type="spellEnd"/>
      <w:r w:rsidRPr="00A972C7">
        <w:t xml:space="preserve"> office, a </w:t>
      </w:r>
      <w:proofErr w:type="spellStart"/>
      <w:r w:rsidRPr="00A972C7">
        <w:t>scenario</w:t>
      </w:r>
      <w:proofErr w:type="spellEnd"/>
      <w:r w:rsidRPr="00A972C7">
        <w:t xml:space="preserve"> mapping </w:t>
      </w:r>
      <w:proofErr w:type="spellStart"/>
      <w:r w:rsidRPr="00A972C7">
        <w:t>was</w:t>
      </w:r>
      <w:proofErr w:type="spellEnd"/>
      <w:r w:rsidRPr="00A972C7">
        <w:t xml:space="preserve"> </w:t>
      </w:r>
      <w:proofErr w:type="spellStart"/>
      <w:r w:rsidRPr="00A972C7">
        <w:t>carried</w:t>
      </w:r>
      <w:proofErr w:type="spellEnd"/>
      <w:r w:rsidRPr="00A972C7">
        <w:t xml:space="preserve"> out. The </w:t>
      </w:r>
      <w:proofErr w:type="spellStart"/>
      <w:r w:rsidRPr="00A972C7">
        <w:t>development</w:t>
      </w:r>
      <w:proofErr w:type="spellEnd"/>
      <w:r w:rsidRPr="00A972C7">
        <w:t xml:space="preserve"> </w:t>
      </w:r>
      <w:proofErr w:type="spellStart"/>
      <w:r w:rsidRPr="00A972C7">
        <w:t>chapter</w:t>
      </w:r>
      <w:proofErr w:type="spellEnd"/>
      <w:r w:rsidRPr="00A972C7">
        <w:t xml:space="preserve"> includes a </w:t>
      </w:r>
      <w:proofErr w:type="spellStart"/>
      <w:r w:rsidRPr="00A972C7">
        <w:t>detailed</w:t>
      </w:r>
      <w:proofErr w:type="spellEnd"/>
      <w:r w:rsidRPr="00A972C7">
        <w:t xml:space="preserve"> </w:t>
      </w:r>
      <w:proofErr w:type="spellStart"/>
      <w:r w:rsidRPr="00A972C7">
        <w:t>analysis</w:t>
      </w:r>
      <w:proofErr w:type="spellEnd"/>
      <w:r w:rsidRPr="00A972C7">
        <w:t xml:space="preserve">, as </w:t>
      </w:r>
      <w:proofErr w:type="spellStart"/>
      <w:r w:rsidRPr="00A972C7">
        <w:t>well</w:t>
      </w:r>
      <w:proofErr w:type="spellEnd"/>
      <w:r w:rsidRPr="00A972C7">
        <w:t xml:space="preserve"> as a </w:t>
      </w:r>
      <w:proofErr w:type="spellStart"/>
      <w:r w:rsidRPr="00A972C7">
        <w:t>survey</w:t>
      </w:r>
      <w:proofErr w:type="spellEnd"/>
      <w:r w:rsidRPr="00A972C7">
        <w:t xml:space="preserve"> </w:t>
      </w:r>
      <w:proofErr w:type="spellStart"/>
      <w:r w:rsidRPr="00A972C7">
        <w:t>of</w:t>
      </w:r>
      <w:proofErr w:type="spellEnd"/>
      <w:r w:rsidRPr="00A972C7">
        <w:t xml:space="preserve"> </w:t>
      </w:r>
      <w:proofErr w:type="spellStart"/>
      <w:r w:rsidRPr="00A972C7">
        <w:t>requirements</w:t>
      </w:r>
      <w:proofErr w:type="spellEnd"/>
      <w:r w:rsidRPr="00A972C7">
        <w:t xml:space="preserve"> </w:t>
      </w:r>
      <w:proofErr w:type="spellStart"/>
      <w:r w:rsidRPr="00A972C7">
        <w:t>and</w:t>
      </w:r>
      <w:proofErr w:type="spellEnd"/>
      <w:r w:rsidRPr="00A972C7">
        <w:t xml:space="preserve"> </w:t>
      </w:r>
      <w:proofErr w:type="spellStart"/>
      <w:r w:rsidRPr="00A972C7">
        <w:t>diagrams</w:t>
      </w:r>
      <w:proofErr w:type="spellEnd"/>
      <w:r w:rsidRPr="00A972C7">
        <w:t xml:space="preserve"> </w:t>
      </w:r>
      <w:proofErr w:type="spellStart"/>
      <w:r w:rsidRPr="00A972C7">
        <w:t>of</w:t>
      </w:r>
      <w:proofErr w:type="spellEnd"/>
      <w:r w:rsidRPr="00A972C7">
        <w:t xml:space="preserve"> use cases, </w:t>
      </w:r>
      <w:proofErr w:type="spellStart"/>
      <w:r w:rsidRPr="00A972C7">
        <w:t>relationship</w:t>
      </w:r>
      <w:proofErr w:type="spellEnd"/>
      <w:r w:rsidRPr="00A972C7">
        <w:t xml:space="preserve"> </w:t>
      </w:r>
      <w:proofErr w:type="spellStart"/>
      <w:r w:rsidRPr="00A972C7">
        <w:t>entities</w:t>
      </w:r>
      <w:proofErr w:type="spellEnd"/>
      <w:r w:rsidRPr="00A972C7">
        <w:t xml:space="preserve">, </w:t>
      </w:r>
      <w:proofErr w:type="spellStart"/>
      <w:r w:rsidRPr="00A972C7">
        <w:t>and</w:t>
      </w:r>
      <w:proofErr w:type="spellEnd"/>
      <w:r w:rsidRPr="00A972C7">
        <w:t xml:space="preserve"> classes. The </w:t>
      </w:r>
      <w:proofErr w:type="spellStart"/>
      <w:r w:rsidRPr="00A972C7">
        <w:t>development</w:t>
      </w:r>
      <w:proofErr w:type="spellEnd"/>
      <w:r w:rsidRPr="00A972C7">
        <w:t xml:space="preserve"> </w:t>
      </w:r>
      <w:proofErr w:type="spellStart"/>
      <w:r w:rsidRPr="00A972C7">
        <w:t>chapter</w:t>
      </w:r>
      <w:proofErr w:type="spellEnd"/>
      <w:r w:rsidRPr="00A972C7">
        <w:t xml:space="preserve"> </w:t>
      </w:r>
      <w:proofErr w:type="spellStart"/>
      <w:r w:rsidRPr="00A972C7">
        <w:t>also</w:t>
      </w:r>
      <w:proofErr w:type="spellEnd"/>
      <w:r w:rsidRPr="00A972C7">
        <w:t xml:space="preserve"> includes a </w:t>
      </w:r>
      <w:proofErr w:type="spellStart"/>
      <w:r w:rsidRPr="00A972C7">
        <w:t>section</w:t>
      </w:r>
      <w:proofErr w:type="spellEnd"/>
      <w:r w:rsidRPr="00A972C7">
        <w:t xml:space="preserve"> </w:t>
      </w:r>
      <w:proofErr w:type="spellStart"/>
      <w:r w:rsidRPr="00A972C7">
        <w:t>on</w:t>
      </w:r>
      <w:proofErr w:type="spellEnd"/>
      <w:r w:rsidRPr="00A972C7">
        <w:t xml:space="preserve"> </w:t>
      </w:r>
      <w:proofErr w:type="spellStart"/>
      <w:r w:rsidRPr="00A972C7">
        <w:t>implementation</w:t>
      </w:r>
      <w:proofErr w:type="spellEnd"/>
      <w:r w:rsidRPr="00A972C7">
        <w:t xml:space="preserve">, </w:t>
      </w:r>
      <w:proofErr w:type="spellStart"/>
      <w:r w:rsidRPr="00A972C7">
        <w:t>providing</w:t>
      </w:r>
      <w:proofErr w:type="spellEnd"/>
      <w:r w:rsidRPr="00A972C7">
        <w:t xml:space="preserve"> </w:t>
      </w:r>
      <w:proofErr w:type="spellStart"/>
      <w:r w:rsidRPr="00A972C7">
        <w:t>all</w:t>
      </w:r>
      <w:proofErr w:type="spellEnd"/>
      <w:r w:rsidRPr="00A972C7">
        <w:t xml:space="preserve"> </w:t>
      </w:r>
      <w:proofErr w:type="spellStart"/>
      <w:r w:rsidRPr="00A972C7">
        <w:t>the</w:t>
      </w:r>
      <w:proofErr w:type="spellEnd"/>
      <w:r w:rsidRPr="00A972C7">
        <w:t xml:space="preserve"> </w:t>
      </w:r>
      <w:proofErr w:type="spellStart"/>
      <w:r w:rsidRPr="00A972C7">
        <w:t>details</w:t>
      </w:r>
      <w:proofErr w:type="spellEnd"/>
      <w:r w:rsidRPr="00A972C7">
        <w:t xml:space="preserve"> </w:t>
      </w:r>
      <w:proofErr w:type="spellStart"/>
      <w:r w:rsidRPr="00A972C7">
        <w:t>of</w:t>
      </w:r>
      <w:proofErr w:type="spellEnd"/>
      <w:r w:rsidRPr="00A972C7">
        <w:t xml:space="preserve"> </w:t>
      </w:r>
      <w:proofErr w:type="spellStart"/>
      <w:r w:rsidRPr="00A972C7">
        <w:t>the</w:t>
      </w:r>
      <w:proofErr w:type="spellEnd"/>
      <w:r w:rsidRPr="00A972C7">
        <w:t xml:space="preserve"> </w:t>
      </w:r>
      <w:proofErr w:type="spellStart"/>
      <w:r w:rsidRPr="00A972C7">
        <w:t>prototype's</w:t>
      </w:r>
      <w:proofErr w:type="spellEnd"/>
      <w:r w:rsidRPr="00A972C7">
        <w:t xml:space="preserve"> </w:t>
      </w:r>
      <w:proofErr w:type="spellStart"/>
      <w:r w:rsidRPr="00A972C7">
        <w:t>development</w:t>
      </w:r>
      <w:proofErr w:type="spellEnd"/>
      <w:r w:rsidRPr="00A972C7">
        <w:t xml:space="preserve"> </w:t>
      </w:r>
      <w:proofErr w:type="spellStart"/>
      <w:r w:rsidRPr="00A972C7">
        <w:t>and</w:t>
      </w:r>
      <w:proofErr w:type="spellEnd"/>
      <w:r w:rsidRPr="00A972C7">
        <w:t xml:space="preserve"> </w:t>
      </w:r>
      <w:proofErr w:type="spellStart"/>
      <w:r w:rsidRPr="00A972C7">
        <w:t>operation</w:t>
      </w:r>
      <w:proofErr w:type="spellEnd"/>
      <w:r w:rsidRPr="00A972C7">
        <w:t xml:space="preserve">. The </w:t>
      </w:r>
      <w:proofErr w:type="spellStart"/>
      <w:r w:rsidRPr="00A972C7">
        <w:t>developed</w:t>
      </w:r>
      <w:proofErr w:type="spellEnd"/>
      <w:r w:rsidRPr="00A972C7">
        <w:t xml:space="preserve"> </w:t>
      </w:r>
      <w:proofErr w:type="spellStart"/>
      <w:r w:rsidRPr="00A972C7">
        <w:t>prototype</w:t>
      </w:r>
      <w:proofErr w:type="spellEnd"/>
      <w:r w:rsidRPr="00A972C7">
        <w:t xml:space="preserve"> </w:t>
      </w:r>
      <w:proofErr w:type="spellStart"/>
      <w:r w:rsidRPr="00A972C7">
        <w:t>offers</w:t>
      </w:r>
      <w:proofErr w:type="spellEnd"/>
      <w:r w:rsidRPr="00A972C7">
        <w:t xml:space="preserve"> </w:t>
      </w:r>
      <w:proofErr w:type="spellStart"/>
      <w:r w:rsidRPr="00A972C7">
        <w:t>users</w:t>
      </w:r>
      <w:proofErr w:type="spellEnd"/>
      <w:r w:rsidRPr="00A972C7">
        <w:t xml:space="preserve"> a tool </w:t>
      </w:r>
      <w:proofErr w:type="spellStart"/>
      <w:r w:rsidRPr="00A972C7">
        <w:t>to</w:t>
      </w:r>
      <w:proofErr w:type="spellEnd"/>
      <w:r w:rsidRPr="00A972C7">
        <w:t xml:space="preserve"> </w:t>
      </w:r>
      <w:proofErr w:type="spellStart"/>
      <w:r w:rsidRPr="00A972C7">
        <w:t>assist</w:t>
      </w:r>
      <w:proofErr w:type="spellEnd"/>
      <w:r w:rsidRPr="00A972C7">
        <w:t xml:space="preserve"> in </w:t>
      </w:r>
      <w:proofErr w:type="spellStart"/>
      <w:r w:rsidRPr="00A972C7">
        <w:t>organizing</w:t>
      </w:r>
      <w:proofErr w:type="spellEnd"/>
      <w:r w:rsidRPr="00A972C7">
        <w:t xml:space="preserve"> </w:t>
      </w:r>
      <w:proofErr w:type="spellStart"/>
      <w:r w:rsidRPr="00A972C7">
        <w:t>information</w:t>
      </w:r>
      <w:proofErr w:type="spellEnd"/>
      <w:r w:rsidRPr="00A972C7">
        <w:t xml:space="preserve"> </w:t>
      </w:r>
      <w:proofErr w:type="spellStart"/>
      <w:r w:rsidRPr="00A972C7">
        <w:t>and</w:t>
      </w:r>
      <w:proofErr w:type="spellEnd"/>
      <w:r w:rsidRPr="00A972C7">
        <w:t xml:space="preserve"> </w:t>
      </w:r>
      <w:proofErr w:type="spellStart"/>
      <w:r w:rsidRPr="00A972C7">
        <w:t>managing</w:t>
      </w:r>
      <w:proofErr w:type="spellEnd"/>
      <w:r w:rsidRPr="00A972C7">
        <w:t xml:space="preserve"> </w:t>
      </w:r>
      <w:proofErr w:type="spellStart"/>
      <w:r w:rsidRPr="00A972C7">
        <w:t>internal</w:t>
      </w:r>
      <w:proofErr w:type="spellEnd"/>
      <w:r w:rsidRPr="00A972C7">
        <w:t xml:space="preserve"> </w:t>
      </w:r>
      <w:proofErr w:type="spellStart"/>
      <w:r w:rsidRPr="00A972C7">
        <w:t>routines</w:t>
      </w:r>
      <w:proofErr w:type="spellEnd"/>
      <w:r w:rsidRPr="00A972C7">
        <w:t xml:space="preserve"> in </w:t>
      </w:r>
      <w:proofErr w:type="spellStart"/>
      <w:r w:rsidRPr="00A972C7">
        <w:t>agricultural</w:t>
      </w:r>
      <w:proofErr w:type="spellEnd"/>
      <w:r w:rsidRPr="00A972C7">
        <w:t xml:space="preserve"> </w:t>
      </w:r>
      <w:proofErr w:type="spellStart"/>
      <w:r w:rsidRPr="00A972C7">
        <w:t>project</w:t>
      </w:r>
      <w:proofErr w:type="spellEnd"/>
      <w:r w:rsidRPr="00A972C7">
        <w:t xml:space="preserve"> offices, </w:t>
      </w:r>
      <w:proofErr w:type="spellStart"/>
      <w:r w:rsidRPr="00A972C7">
        <w:t>providing</w:t>
      </w:r>
      <w:proofErr w:type="spellEnd"/>
      <w:r w:rsidRPr="00A972C7">
        <w:t xml:space="preserve"> </w:t>
      </w:r>
      <w:proofErr w:type="spellStart"/>
      <w:r w:rsidRPr="00A972C7">
        <w:t>efficient</w:t>
      </w:r>
      <w:proofErr w:type="spellEnd"/>
      <w:r w:rsidRPr="00A972C7">
        <w:t xml:space="preserve"> </w:t>
      </w:r>
      <w:proofErr w:type="spellStart"/>
      <w:r w:rsidRPr="00A972C7">
        <w:t>control</w:t>
      </w:r>
      <w:proofErr w:type="spellEnd"/>
      <w:r w:rsidRPr="00A972C7">
        <w:t xml:space="preserve"> </w:t>
      </w:r>
      <w:proofErr w:type="spellStart"/>
      <w:r w:rsidRPr="00A972C7">
        <w:t>of</w:t>
      </w:r>
      <w:proofErr w:type="spellEnd"/>
      <w:r w:rsidRPr="00A972C7">
        <w:t xml:space="preserve"> data </w:t>
      </w:r>
      <w:proofErr w:type="spellStart"/>
      <w:r w:rsidRPr="00A972C7">
        <w:t>and</w:t>
      </w:r>
      <w:proofErr w:type="spellEnd"/>
      <w:r w:rsidRPr="00A972C7">
        <w:t xml:space="preserve"> </w:t>
      </w:r>
      <w:proofErr w:type="spellStart"/>
      <w:r w:rsidRPr="00A972C7">
        <w:t>documents</w:t>
      </w:r>
      <w:proofErr w:type="spellEnd"/>
      <w:r w:rsidRPr="00A972C7">
        <w:t xml:space="preserve">. The </w:t>
      </w:r>
      <w:proofErr w:type="spellStart"/>
      <w:r w:rsidRPr="00A972C7">
        <w:t>prototype</w:t>
      </w:r>
      <w:proofErr w:type="spellEnd"/>
      <w:r w:rsidRPr="00A972C7">
        <w:t xml:space="preserve"> </w:t>
      </w:r>
      <w:proofErr w:type="spellStart"/>
      <w:r w:rsidRPr="00A972C7">
        <w:t>allows</w:t>
      </w:r>
      <w:proofErr w:type="spellEnd"/>
      <w:r w:rsidRPr="00A972C7">
        <w:t xml:space="preserve"> </w:t>
      </w:r>
      <w:proofErr w:type="spellStart"/>
      <w:r w:rsidRPr="00A972C7">
        <w:t>the</w:t>
      </w:r>
      <w:proofErr w:type="spellEnd"/>
      <w:r w:rsidRPr="00A972C7">
        <w:t xml:space="preserve"> </w:t>
      </w:r>
      <w:proofErr w:type="spellStart"/>
      <w:r w:rsidRPr="00A972C7">
        <w:t>registration</w:t>
      </w:r>
      <w:proofErr w:type="spellEnd"/>
      <w:r w:rsidRPr="00A972C7">
        <w:t xml:space="preserve"> </w:t>
      </w:r>
      <w:proofErr w:type="spellStart"/>
      <w:r w:rsidRPr="00A972C7">
        <w:t>of</w:t>
      </w:r>
      <w:proofErr w:type="spellEnd"/>
      <w:r w:rsidRPr="00A972C7">
        <w:t xml:space="preserve"> </w:t>
      </w:r>
      <w:proofErr w:type="spellStart"/>
      <w:r w:rsidRPr="00A972C7">
        <w:t>individuals</w:t>
      </w:r>
      <w:proofErr w:type="spellEnd"/>
      <w:r w:rsidRPr="00A972C7">
        <w:t xml:space="preserve">, </w:t>
      </w:r>
      <w:proofErr w:type="spellStart"/>
      <w:r w:rsidRPr="00A972C7">
        <w:t>properties</w:t>
      </w:r>
      <w:proofErr w:type="spellEnd"/>
      <w:r w:rsidRPr="00A972C7">
        <w:t xml:space="preserve">, </w:t>
      </w:r>
      <w:proofErr w:type="spellStart"/>
      <w:r w:rsidRPr="00A972C7">
        <w:t>proposals</w:t>
      </w:r>
      <w:proofErr w:type="spellEnd"/>
      <w:r w:rsidRPr="00A972C7">
        <w:t xml:space="preserve">, follow-up </w:t>
      </w:r>
      <w:proofErr w:type="spellStart"/>
      <w:r w:rsidRPr="00A972C7">
        <w:t>reports</w:t>
      </w:r>
      <w:proofErr w:type="spellEnd"/>
      <w:r w:rsidRPr="00A972C7">
        <w:t xml:space="preserve">, </w:t>
      </w:r>
      <w:proofErr w:type="spellStart"/>
      <w:r w:rsidRPr="00A972C7">
        <w:t>and</w:t>
      </w:r>
      <w:proofErr w:type="spellEnd"/>
      <w:r w:rsidRPr="00A972C7">
        <w:t xml:space="preserve"> </w:t>
      </w:r>
      <w:proofErr w:type="spellStart"/>
      <w:r w:rsidRPr="00A972C7">
        <w:t>documentation</w:t>
      </w:r>
      <w:proofErr w:type="spellEnd"/>
      <w:r w:rsidRPr="00A972C7">
        <w:t xml:space="preserve">, </w:t>
      </w:r>
      <w:proofErr w:type="spellStart"/>
      <w:r w:rsidRPr="00A972C7">
        <w:t>facilitating</w:t>
      </w:r>
      <w:proofErr w:type="spellEnd"/>
      <w:r w:rsidRPr="00A972C7">
        <w:t xml:space="preserve"> </w:t>
      </w:r>
      <w:proofErr w:type="spellStart"/>
      <w:r w:rsidRPr="00A972C7">
        <w:t>access</w:t>
      </w:r>
      <w:proofErr w:type="spellEnd"/>
      <w:r w:rsidRPr="00A972C7">
        <w:t xml:space="preserve"> </w:t>
      </w:r>
      <w:proofErr w:type="spellStart"/>
      <w:r w:rsidRPr="00A972C7">
        <w:t>to</w:t>
      </w:r>
      <w:proofErr w:type="spellEnd"/>
      <w:r w:rsidRPr="00A972C7">
        <w:t xml:space="preserve"> </w:t>
      </w:r>
      <w:proofErr w:type="spellStart"/>
      <w:r w:rsidRPr="00A972C7">
        <w:t>this</w:t>
      </w:r>
      <w:proofErr w:type="spellEnd"/>
      <w:r w:rsidRPr="00A972C7">
        <w:t xml:space="preserve"> </w:t>
      </w:r>
      <w:proofErr w:type="spellStart"/>
      <w:r w:rsidRPr="00A972C7">
        <w:t>information</w:t>
      </w:r>
      <w:proofErr w:type="spellEnd"/>
      <w:r w:rsidRPr="00A972C7">
        <w:t xml:space="preserve"> in </w:t>
      </w:r>
      <w:proofErr w:type="spellStart"/>
      <w:r w:rsidRPr="00A972C7">
        <w:t>an</w:t>
      </w:r>
      <w:proofErr w:type="spellEnd"/>
      <w:r w:rsidRPr="00A972C7">
        <w:t xml:space="preserve"> </w:t>
      </w:r>
      <w:proofErr w:type="spellStart"/>
      <w:r w:rsidRPr="00A972C7">
        <w:t>integrated</w:t>
      </w:r>
      <w:proofErr w:type="spellEnd"/>
      <w:r w:rsidRPr="00A972C7">
        <w:t xml:space="preserve"> </w:t>
      </w:r>
      <w:proofErr w:type="spellStart"/>
      <w:r w:rsidRPr="00A972C7">
        <w:t>environment</w:t>
      </w:r>
      <w:proofErr w:type="spellEnd"/>
      <w:r w:rsidRPr="00A972C7">
        <w:t>.</w:t>
      </w:r>
    </w:p>
    <w:p w14:paraId="1A3EB8B6" w14:textId="77777777" w:rsidR="009F5A88" w:rsidRPr="00B33EA9" w:rsidRDefault="009F5A88" w:rsidP="009F5A88"/>
    <w:p w14:paraId="17FAAE4D" w14:textId="0381A5CC" w:rsidR="009F5A88" w:rsidRPr="0077454C" w:rsidRDefault="009F5A88" w:rsidP="0020298E">
      <w:pPr>
        <w:rPr>
          <w:lang w:val="en-US"/>
        </w:rPr>
      </w:pPr>
      <w:r w:rsidRPr="0077454C">
        <w:rPr>
          <w:b/>
          <w:lang w:val="en-US"/>
        </w:rPr>
        <w:t>Keywords:</w:t>
      </w:r>
      <w:r w:rsidRPr="0077454C">
        <w:rPr>
          <w:lang w:val="en-US"/>
        </w:rPr>
        <w:t xml:space="preserve"> </w:t>
      </w:r>
      <w:r w:rsidR="00A972C7" w:rsidRPr="00A972C7">
        <w:rPr>
          <w:lang w:val="en-US"/>
        </w:rPr>
        <w:t>Agricultural solutions, Web development, Information systems.</w:t>
      </w:r>
    </w:p>
    <w:p w14:paraId="06FD7267" w14:textId="05D66235" w:rsidR="00AA10EA" w:rsidRPr="0077454C" w:rsidRDefault="00AA10EA" w:rsidP="0020298E">
      <w:pPr>
        <w:pStyle w:val="UNIDAVISEOPRIMRIA"/>
        <w:jc w:val="center"/>
      </w:pPr>
      <w:r w:rsidRPr="0077454C">
        <w:br w:type="page"/>
      </w:r>
      <w:commentRangeStart w:id="1"/>
      <w:r w:rsidR="00103E6E">
        <w:rPr>
          <w:noProof/>
          <w:lang w:val="pt-BR" w:eastAsia="pt-BR"/>
        </w:rPr>
        <w:lastRenderedPageBreak/>
        <mc:AlternateContent>
          <mc:Choice Requires="wps">
            <w:drawing>
              <wp:anchor distT="45720" distB="45720" distL="114300" distR="114300" simplePos="0" relativeHeight="251673600" behindDoc="0" locked="0" layoutInCell="1" allowOverlap="1" wp14:anchorId="56D009B1" wp14:editId="6EC7E62E">
                <wp:simplePos x="0" y="0"/>
                <wp:positionH relativeFrom="margin">
                  <wp:align>right</wp:align>
                </wp:positionH>
                <wp:positionV relativeFrom="paragraph">
                  <wp:posOffset>-655955</wp:posOffset>
                </wp:positionV>
                <wp:extent cx="219075" cy="2000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5843EED"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009B1" id="Caixa de Texto 8" o:spid="_x0000_s1034" type="#_x0000_t202" style="position:absolute;left:0;text-align:left;margin-left:-33.95pt;margin-top:-51.65pt;width:17.25pt;height:1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6bE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" stroked="f">
                <v:textbox>
                  <w:txbxContent>
                    <w:p w14:paraId="45843EED" w14:textId="77777777" w:rsidR="00BE5D5F" w:rsidRDefault="00BE5D5F" w:rsidP="00B8782F"/>
                  </w:txbxContent>
                </v:textbox>
                <w10:wrap anchorx="margin"/>
              </v:shape>
            </w:pict>
          </mc:Fallback>
        </mc:AlternateContent>
      </w:r>
      <w:r w:rsidRPr="0077454C">
        <w:t>LISTA DE FIGURAS</w:t>
      </w:r>
      <w:commentRangeEnd w:id="1"/>
      <w:r w:rsidR="00A96C0B">
        <w:rPr>
          <w:rStyle w:val="Refdecomentrio"/>
          <w:b w:val="0"/>
          <w:caps w:val="0"/>
          <w:lang w:val="pt-BR"/>
        </w:rPr>
        <w:commentReference w:id="1"/>
      </w:r>
    </w:p>
    <w:p w14:paraId="441A9643" w14:textId="77777777" w:rsidR="00AA10EA" w:rsidRPr="0077454C" w:rsidRDefault="00AA10EA" w:rsidP="0020298E">
      <w:pPr>
        <w:rPr>
          <w:lang w:val="en-US"/>
        </w:rPr>
      </w:pPr>
    </w:p>
    <w:p w14:paraId="4B034EB2" w14:textId="77777777" w:rsidR="00AA10EA" w:rsidRPr="0077454C" w:rsidRDefault="00AA10EA" w:rsidP="0020298E">
      <w:pPr>
        <w:pStyle w:val="Ttulospr-textuais"/>
        <w:tabs>
          <w:tab w:val="left" w:leader="dot" w:pos="8647"/>
        </w:tabs>
        <w:spacing w:before="120" w:after="120" w:line="360" w:lineRule="auto"/>
        <w:jc w:val="left"/>
        <w:rPr>
          <w:b w:val="0"/>
          <w:caps w:val="0"/>
          <w:lang w:val="en-US"/>
        </w:rPr>
      </w:pPr>
    </w:p>
    <w:p w14:paraId="58EEF202" w14:textId="495F6DC5"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1- </w:t>
      </w:r>
      <w:r w:rsidR="000E035F" w:rsidRPr="000E035F">
        <w:rPr>
          <w:b w:val="0"/>
          <w:caps w:val="0"/>
        </w:rPr>
        <w:t>Código sem boas práticas de nomeação</w:t>
      </w:r>
      <w:r>
        <w:rPr>
          <w:b w:val="0"/>
          <w:caps w:val="0"/>
        </w:rPr>
        <w:tab/>
      </w:r>
      <w:r w:rsidR="000E035F">
        <w:rPr>
          <w:b w:val="0"/>
          <w:caps w:val="0"/>
        </w:rPr>
        <w:t>1</w:t>
      </w:r>
      <w:r w:rsidR="00612383">
        <w:rPr>
          <w:b w:val="0"/>
          <w:caps w:val="0"/>
        </w:rPr>
        <w:t>6</w:t>
      </w:r>
    </w:p>
    <w:p w14:paraId="61C70D6B" w14:textId="28E05E59"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2- </w:t>
      </w:r>
      <w:r w:rsidR="000E035F" w:rsidRPr="000E035F">
        <w:rPr>
          <w:b w:val="0"/>
          <w:caps w:val="0"/>
        </w:rPr>
        <w:t>Código com boas práticas de nomeação</w:t>
      </w:r>
      <w:r>
        <w:rPr>
          <w:b w:val="0"/>
          <w:caps w:val="0"/>
        </w:rPr>
        <w:tab/>
      </w:r>
      <w:r w:rsidR="000E035F">
        <w:rPr>
          <w:b w:val="0"/>
          <w:caps w:val="0"/>
        </w:rPr>
        <w:t>1</w:t>
      </w:r>
      <w:r w:rsidR="00612383">
        <w:rPr>
          <w:b w:val="0"/>
          <w:caps w:val="0"/>
        </w:rPr>
        <w:t>6</w:t>
      </w:r>
    </w:p>
    <w:p w14:paraId="2C5AA1C8" w14:textId="335B4948"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3- </w:t>
      </w:r>
      <w:r w:rsidR="000E035F" w:rsidRPr="000E035F">
        <w:rPr>
          <w:b w:val="0"/>
          <w:caps w:val="0"/>
        </w:rPr>
        <w:t>Compilação no .NET Framework</w:t>
      </w:r>
      <w:r>
        <w:rPr>
          <w:b w:val="0"/>
          <w:caps w:val="0"/>
        </w:rPr>
        <w:tab/>
        <w:t>2</w:t>
      </w:r>
      <w:r w:rsidR="00612383">
        <w:rPr>
          <w:b w:val="0"/>
          <w:caps w:val="0"/>
        </w:rPr>
        <w:t>3</w:t>
      </w:r>
    </w:p>
    <w:p w14:paraId="2BFD3C51" w14:textId="775681F6"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4- </w:t>
      </w:r>
      <w:r w:rsidR="000E035F" w:rsidRPr="000E035F">
        <w:rPr>
          <w:b w:val="0"/>
          <w:caps w:val="0"/>
        </w:rPr>
        <w:t xml:space="preserve">Exemplo de </w:t>
      </w:r>
      <w:proofErr w:type="spellStart"/>
      <w:r w:rsidR="000E035F" w:rsidRPr="000E035F">
        <w:rPr>
          <w:b w:val="0"/>
          <w:caps w:val="0"/>
        </w:rPr>
        <w:t>Json</w:t>
      </w:r>
      <w:proofErr w:type="spellEnd"/>
      <w:r w:rsidR="000E035F" w:rsidRPr="000E035F">
        <w:rPr>
          <w:b w:val="0"/>
          <w:caps w:val="0"/>
        </w:rPr>
        <w:t xml:space="preserve"> Web Token</w:t>
      </w:r>
      <w:r>
        <w:rPr>
          <w:b w:val="0"/>
          <w:caps w:val="0"/>
        </w:rPr>
        <w:tab/>
      </w:r>
      <w:r w:rsidR="00612383">
        <w:rPr>
          <w:b w:val="0"/>
          <w:caps w:val="0"/>
        </w:rPr>
        <w:t>31</w:t>
      </w:r>
    </w:p>
    <w:p w14:paraId="2CFFADEB" w14:textId="3742E5F5"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5- </w:t>
      </w:r>
      <w:r w:rsidR="000E035F" w:rsidRPr="000E035F">
        <w:rPr>
          <w:b w:val="0"/>
          <w:caps w:val="0"/>
        </w:rPr>
        <w:t>Proposta de Financiamento Simplificado</w:t>
      </w:r>
      <w:r>
        <w:rPr>
          <w:b w:val="0"/>
          <w:caps w:val="0"/>
        </w:rPr>
        <w:tab/>
      </w:r>
      <w:r w:rsidR="00612383">
        <w:rPr>
          <w:b w:val="0"/>
          <w:caps w:val="0"/>
        </w:rPr>
        <w:t>33</w:t>
      </w:r>
    </w:p>
    <w:p w14:paraId="70F4BE9C" w14:textId="6BB5F609"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6- </w:t>
      </w:r>
      <w:r w:rsidRPr="000E035F">
        <w:rPr>
          <w:b w:val="0"/>
          <w:caps w:val="0"/>
        </w:rPr>
        <w:t>Capacidade de pagamento</w:t>
      </w:r>
      <w:r>
        <w:rPr>
          <w:b w:val="0"/>
          <w:caps w:val="0"/>
        </w:rPr>
        <w:tab/>
      </w:r>
      <w:r w:rsidR="00612383">
        <w:rPr>
          <w:b w:val="0"/>
          <w:caps w:val="0"/>
        </w:rPr>
        <w:t>33</w:t>
      </w:r>
    </w:p>
    <w:p w14:paraId="25400DD5" w14:textId="6B2DA2C0"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7- </w:t>
      </w:r>
      <w:r w:rsidRPr="000E035F">
        <w:rPr>
          <w:b w:val="0"/>
          <w:caps w:val="0"/>
        </w:rPr>
        <w:t xml:space="preserve">Laudo de </w:t>
      </w:r>
      <w:r>
        <w:rPr>
          <w:b w:val="0"/>
          <w:caps w:val="0"/>
        </w:rPr>
        <w:t>S</w:t>
      </w:r>
      <w:r w:rsidRPr="000E035F">
        <w:rPr>
          <w:b w:val="0"/>
          <w:caps w:val="0"/>
        </w:rPr>
        <w:t xml:space="preserve">upervisão e </w:t>
      </w:r>
      <w:r>
        <w:rPr>
          <w:b w:val="0"/>
          <w:caps w:val="0"/>
        </w:rPr>
        <w:t>A</w:t>
      </w:r>
      <w:r w:rsidRPr="000E035F">
        <w:rPr>
          <w:b w:val="0"/>
          <w:caps w:val="0"/>
        </w:rPr>
        <w:t xml:space="preserve">ssistência </w:t>
      </w:r>
      <w:r>
        <w:rPr>
          <w:b w:val="0"/>
          <w:caps w:val="0"/>
        </w:rPr>
        <w:t>T</w:t>
      </w:r>
      <w:r w:rsidRPr="000E035F">
        <w:rPr>
          <w:b w:val="0"/>
          <w:caps w:val="0"/>
        </w:rPr>
        <w:t>écnica</w:t>
      </w:r>
      <w:r>
        <w:rPr>
          <w:b w:val="0"/>
          <w:caps w:val="0"/>
        </w:rPr>
        <w:tab/>
      </w:r>
      <w:r w:rsidR="00612383">
        <w:rPr>
          <w:b w:val="0"/>
          <w:caps w:val="0"/>
        </w:rPr>
        <w:t>35</w:t>
      </w:r>
    </w:p>
    <w:p w14:paraId="76CFBD48" w14:textId="612CCF6B"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8- </w:t>
      </w:r>
      <w:r w:rsidRPr="000E035F">
        <w:rPr>
          <w:b w:val="0"/>
          <w:caps w:val="0"/>
        </w:rPr>
        <w:t>Diagrama de Atividade – Mapeamento de Cenário</w:t>
      </w:r>
      <w:r>
        <w:rPr>
          <w:b w:val="0"/>
          <w:caps w:val="0"/>
        </w:rPr>
        <w:tab/>
        <w:t>3</w:t>
      </w:r>
      <w:r w:rsidR="00612383">
        <w:rPr>
          <w:b w:val="0"/>
          <w:caps w:val="0"/>
        </w:rPr>
        <w:t>6</w:t>
      </w:r>
    </w:p>
    <w:p w14:paraId="79FC75EE" w14:textId="13C8AF89"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9- </w:t>
      </w:r>
      <w:r w:rsidRPr="00C820A1">
        <w:rPr>
          <w:b w:val="0"/>
          <w:caps w:val="0"/>
        </w:rPr>
        <w:t>Diagrama de Caso de Uso</w:t>
      </w:r>
      <w:r>
        <w:rPr>
          <w:b w:val="0"/>
          <w:caps w:val="0"/>
        </w:rPr>
        <w:tab/>
        <w:t>4</w:t>
      </w:r>
      <w:r w:rsidR="00612383">
        <w:rPr>
          <w:b w:val="0"/>
          <w:caps w:val="0"/>
        </w:rPr>
        <w:t>2</w:t>
      </w:r>
    </w:p>
    <w:p w14:paraId="76809A11" w14:textId="2BD3C8D7"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10- </w:t>
      </w:r>
      <w:r w:rsidRPr="00C820A1">
        <w:rPr>
          <w:b w:val="0"/>
          <w:caps w:val="0"/>
        </w:rPr>
        <w:t>Diagrama de Atividade – Cadastro de Proposta</w:t>
      </w:r>
      <w:r>
        <w:rPr>
          <w:b w:val="0"/>
          <w:caps w:val="0"/>
        </w:rPr>
        <w:tab/>
        <w:t>4</w:t>
      </w:r>
      <w:r w:rsidR="00612383">
        <w:rPr>
          <w:b w:val="0"/>
          <w:caps w:val="0"/>
        </w:rPr>
        <w:t>3</w:t>
      </w:r>
    </w:p>
    <w:p w14:paraId="298E9A5C" w14:textId="69A679AD"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11- </w:t>
      </w:r>
      <w:r w:rsidRPr="00C820A1">
        <w:rPr>
          <w:b w:val="0"/>
          <w:caps w:val="0"/>
        </w:rPr>
        <w:t>Diagrama de Entidade Relacionamento</w:t>
      </w:r>
      <w:r>
        <w:rPr>
          <w:b w:val="0"/>
          <w:caps w:val="0"/>
        </w:rPr>
        <w:tab/>
        <w:t>4</w:t>
      </w:r>
      <w:r w:rsidR="00612383">
        <w:rPr>
          <w:b w:val="0"/>
          <w:caps w:val="0"/>
        </w:rPr>
        <w:t>4</w:t>
      </w:r>
    </w:p>
    <w:p w14:paraId="3447D1E1" w14:textId="234915A7"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12- </w:t>
      </w:r>
      <w:r w:rsidRPr="00C820A1">
        <w:rPr>
          <w:b w:val="0"/>
          <w:caps w:val="0"/>
        </w:rPr>
        <w:t xml:space="preserve">Diagrama de Entidade Relacionamento – </w:t>
      </w:r>
      <w:proofErr w:type="spellStart"/>
      <w:r w:rsidRPr="00C820A1">
        <w:rPr>
          <w:b w:val="0"/>
          <w:caps w:val="0"/>
        </w:rPr>
        <w:t>Identity</w:t>
      </w:r>
      <w:proofErr w:type="spellEnd"/>
      <w:r w:rsidRPr="00C820A1">
        <w:rPr>
          <w:b w:val="0"/>
          <w:caps w:val="0"/>
        </w:rPr>
        <w:t xml:space="preserve"> Core</w:t>
      </w:r>
      <w:r>
        <w:rPr>
          <w:b w:val="0"/>
          <w:caps w:val="0"/>
        </w:rPr>
        <w:tab/>
        <w:t>4</w:t>
      </w:r>
      <w:r w:rsidR="00612383">
        <w:rPr>
          <w:b w:val="0"/>
          <w:caps w:val="0"/>
        </w:rPr>
        <w:t>4</w:t>
      </w:r>
    </w:p>
    <w:p w14:paraId="3A87B5C4" w14:textId="5C351A66"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13- </w:t>
      </w:r>
      <w:r w:rsidRPr="00C820A1">
        <w:rPr>
          <w:b w:val="0"/>
          <w:caps w:val="0"/>
        </w:rPr>
        <w:t>Diagrama de Classe</w:t>
      </w:r>
      <w:r>
        <w:rPr>
          <w:b w:val="0"/>
          <w:caps w:val="0"/>
        </w:rPr>
        <w:tab/>
        <w:t>4</w:t>
      </w:r>
      <w:r w:rsidR="00612383">
        <w:rPr>
          <w:b w:val="0"/>
          <w:caps w:val="0"/>
        </w:rPr>
        <w:t>5</w:t>
      </w:r>
    </w:p>
    <w:p w14:paraId="7F36849B" w14:textId="261F6FC6"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14- </w:t>
      </w:r>
      <w:r w:rsidRPr="00C820A1">
        <w:rPr>
          <w:b w:val="0"/>
          <w:caps w:val="0"/>
        </w:rPr>
        <w:t>Login (RF 01)</w:t>
      </w:r>
      <w:r>
        <w:rPr>
          <w:b w:val="0"/>
          <w:caps w:val="0"/>
        </w:rPr>
        <w:tab/>
        <w:t>4</w:t>
      </w:r>
      <w:r w:rsidR="00612383">
        <w:rPr>
          <w:b w:val="0"/>
          <w:caps w:val="0"/>
        </w:rPr>
        <w:t>8</w:t>
      </w:r>
    </w:p>
    <w:p w14:paraId="1EFEE90A" w14:textId="39898274"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15- </w:t>
      </w:r>
      <w:r w:rsidRPr="00C820A1">
        <w:rPr>
          <w:b w:val="0"/>
          <w:caps w:val="0"/>
        </w:rPr>
        <w:t xml:space="preserve">Página </w:t>
      </w:r>
      <w:r>
        <w:rPr>
          <w:b w:val="0"/>
          <w:caps w:val="0"/>
        </w:rPr>
        <w:t>I</w:t>
      </w:r>
      <w:r w:rsidRPr="00C820A1">
        <w:rPr>
          <w:b w:val="0"/>
          <w:caps w:val="0"/>
        </w:rPr>
        <w:t>nicial e Menu (RF 03)</w:t>
      </w:r>
      <w:r>
        <w:rPr>
          <w:b w:val="0"/>
          <w:caps w:val="0"/>
        </w:rPr>
        <w:tab/>
        <w:t>4</w:t>
      </w:r>
      <w:r w:rsidR="00612383">
        <w:rPr>
          <w:b w:val="0"/>
          <w:caps w:val="0"/>
        </w:rPr>
        <w:t>9</w:t>
      </w:r>
    </w:p>
    <w:p w14:paraId="460F0555" w14:textId="1EEED06F"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16- </w:t>
      </w:r>
      <w:r w:rsidRPr="00997846">
        <w:rPr>
          <w:b w:val="0"/>
          <w:caps w:val="0"/>
        </w:rPr>
        <w:t>Listagem de pessoas (RF 05)</w:t>
      </w:r>
      <w:r>
        <w:rPr>
          <w:b w:val="0"/>
          <w:caps w:val="0"/>
        </w:rPr>
        <w:tab/>
      </w:r>
      <w:r w:rsidR="00612383">
        <w:rPr>
          <w:b w:val="0"/>
          <w:caps w:val="0"/>
        </w:rPr>
        <w:t>50</w:t>
      </w:r>
    </w:p>
    <w:p w14:paraId="5FB2AF27" w14:textId="3C8CAD30"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17- </w:t>
      </w:r>
      <w:r w:rsidRPr="00997846">
        <w:rPr>
          <w:b w:val="0"/>
          <w:caps w:val="0"/>
        </w:rPr>
        <w:t>Cadastro de Pessoa (RF 05)</w:t>
      </w:r>
      <w:r>
        <w:rPr>
          <w:b w:val="0"/>
          <w:caps w:val="0"/>
        </w:rPr>
        <w:tab/>
      </w:r>
      <w:r w:rsidR="00612383">
        <w:rPr>
          <w:b w:val="0"/>
          <w:caps w:val="0"/>
        </w:rPr>
        <w:t>50</w:t>
      </w:r>
    </w:p>
    <w:p w14:paraId="17F6ACE9" w14:textId="76866D14"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18- </w:t>
      </w:r>
      <w:r w:rsidRPr="00997846">
        <w:rPr>
          <w:b w:val="0"/>
          <w:caps w:val="0"/>
        </w:rPr>
        <w:t xml:space="preserve">Listagem de </w:t>
      </w:r>
      <w:r>
        <w:rPr>
          <w:b w:val="0"/>
          <w:caps w:val="0"/>
        </w:rPr>
        <w:t>D</w:t>
      </w:r>
      <w:r w:rsidRPr="00997846">
        <w:rPr>
          <w:b w:val="0"/>
          <w:caps w:val="0"/>
        </w:rPr>
        <w:t>ocumentações (RF 10)</w:t>
      </w:r>
      <w:r>
        <w:rPr>
          <w:b w:val="0"/>
          <w:caps w:val="0"/>
        </w:rPr>
        <w:tab/>
      </w:r>
      <w:r w:rsidR="00612383">
        <w:rPr>
          <w:b w:val="0"/>
          <w:caps w:val="0"/>
        </w:rPr>
        <w:t>51</w:t>
      </w:r>
    </w:p>
    <w:p w14:paraId="7E37FBBD" w14:textId="6D352EB9"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19- </w:t>
      </w:r>
      <w:r w:rsidRPr="00997846">
        <w:rPr>
          <w:b w:val="0"/>
          <w:caps w:val="0"/>
        </w:rPr>
        <w:t xml:space="preserve">Cadastro de </w:t>
      </w:r>
      <w:r>
        <w:rPr>
          <w:b w:val="0"/>
          <w:caps w:val="0"/>
        </w:rPr>
        <w:t>D</w:t>
      </w:r>
      <w:r w:rsidRPr="00997846">
        <w:rPr>
          <w:b w:val="0"/>
          <w:caps w:val="0"/>
        </w:rPr>
        <w:t>ocumentação (RF 10)</w:t>
      </w:r>
      <w:r>
        <w:rPr>
          <w:b w:val="0"/>
          <w:caps w:val="0"/>
        </w:rPr>
        <w:tab/>
        <w:t>5</w:t>
      </w:r>
      <w:r w:rsidR="00612383">
        <w:rPr>
          <w:b w:val="0"/>
          <w:caps w:val="0"/>
        </w:rPr>
        <w:t>1</w:t>
      </w:r>
    </w:p>
    <w:p w14:paraId="7485521D" w14:textId="55771F19"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20- </w:t>
      </w:r>
      <w:r w:rsidRPr="00997846">
        <w:rPr>
          <w:b w:val="0"/>
          <w:caps w:val="0"/>
        </w:rPr>
        <w:t>Download de Arquivo de Documentação (RF 10)</w:t>
      </w:r>
      <w:r>
        <w:rPr>
          <w:b w:val="0"/>
          <w:caps w:val="0"/>
        </w:rPr>
        <w:tab/>
        <w:t>5</w:t>
      </w:r>
      <w:r w:rsidR="00612383">
        <w:rPr>
          <w:b w:val="0"/>
          <w:caps w:val="0"/>
        </w:rPr>
        <w:t>1</w:t>
      </w:r>
    </w:p>
    <w:p w14:paraId="421B81AA" w14:textId="1662453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21- </w:t>
      </w:r>
      <w:r w:rsidRPr="00997846">
        <w:rPr>
          <w:b w:val="0"/>
          <w:caps w:val="0"/>
        </w:rPr>
        <w:t>Listagem de Culturas (RF 11)</w:t>
      </w:r>
      <w:r>
        <w:rPr>
          <w:b w:val="0"/>
          <w:caps w:val="0"/>
        </w:rPr>
        <w:tab/>
        <w:t>5</w:t>
      </w:r>
      <w:r w:rsidR="00612383">
        <w:rPr>
          <w:b w:val="0"/>
          <w:caps w:val="0"/>
        </w:rPr>
        <w:t>2</w:t>
      </w:r>
    </w:p>
    <w:p w14:paraId="2E9FF85A" w14:textId="0656FEC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22- </w:t>
      </w:r>
      <w:r w:rsidRPr="00997846">
        <w:rPr>
          <w:b w:val="0"/>
          <w:caps w:val="0"/>
        </w:rPr>
        <w:t>Cadastro de Culturas (RF 11)</w:t>
      </w:r>
      <w:r>
        <w:rPr>
          <w:b w:val="0"/>
          <w:caps w:val="0"/>
        </w:rPr>
        <w:tab/>
        <w:t>5</w:t>
      </w:r>
      <w:r w:rsidR="00612383">
        <w:rPr>
          <w:b w:val="0"/>
          <w:caps w:val="0"/>
        </w:rPr>
        <w:t>2</w:t>
      </w:r>
    </w:p>
    <w:p w14:paraId="1A3DB1AE" w14:textId="5B25D53E"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23- </w:t>
      </w:r>
      <w:r w:rsidRPr="00997846">
        <w:rPr>
          <w:b w:val="0"/>
          <w:caps w:val="0"/>
        </w:rPr>
        <w:t>Listagem de Imóveis (RF 13)</w:t>
      </w:r>
      <w:r>
        <w:rPr>
          <w:b w:val="0"/>
          <w:caps w:val="0"/>
        </w:rPr>
        <w:tab/>
        <w:t>5</w:t>
      </w:r>
      <w:r w:rsidR="00612383">
        <w:rPr>
          <w:b w:val="0"/>
          <w:caps w:val="0"/>
        </w:rPr>
        <w:t>2</w:t>
      </w:r>
    </w:p>
    <w:p w14:paraId="3288571A" w14:textId="2980C3C6"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24- </w:t>
      </w:r>
      <w:r w:rsidRPr="00997846">
        <w:rPr>
          <w:b w:val="0"/>
          <w:caps w:val="0"/>
        </w:rPr>
        <w:t>Cadastro de Imóvel (RF 13)</w:t>
      </w:r>
      <w:r>
        <w:rPr>
          <w:b w:val="0"/>
          <w:caps w:val="0"/>
        </w:rPr>
        <w:tab/>
        <w:t>5</w:t>
      </w:r>
      <w:r w:rsidR="00612383">
        <w:rPr>
          <w:b w:val="0"/>
          <w:caps w:val="0"/>
        </w:rPr>
        <w:t>3</w:t>
      </w:r>
    </w:p>
    <w:p w14:paraId="488B9BBB" w14:textId="67DE979D" w:rsidR="00997846" w:rsidRDefault="00997846" w:rsidP="00997846">
      <w:pPr>
        <w:pStyle w:val="Ttulospr-textuais"/>
        <w:tabs>
          <w:tab w:val="left" w:leader="dot" w:pos="8647"/>
        </w:tabs>
        <w:spacing w:before="120" w:after="120" w:line="360" w:lineRule="auto"/>
        <w:jc w:val="left"/>
        <w:rPr>
          <w:b w:val="0"/>
          <w:caps w:val="0"/>
        </w:rPr>
      </w:pPr>
      <w:r>
        <w:rPr>
          <w:b w:val="0"/>
          <w:caps w:val="0"/>
        </w:rPr>
        <w:lastRenderedPageBreak/>
        <w:t xml:space="preserve">Figura 25- </w:t>
      </w:r>
      <w:r w:rsidRPr="00997846">
        <w:rPr>
          <w:b w:val="0"/>
          <w:caps w:val="0"/>
        </w:rPr>
        <w:t>Listagem de Usuários (RF 04)</w:t>
      </w:r>
      <w:r>
        <w:rPr>
          <w:b w:val="0"/>
          <w:caps w:val="0"/>
        </w:rPr>
        <w:tab/>
        <w:t>5</w:t>
      </w:r>
      <w:r w:rsidR="00612383">
        <w:rPr>
          <w:b w:val="0"/>
          <w:caps w:val="0"/>
        </w:rPr>
        <w:t>3</w:t>
      </w:r>
    </w:p>
    <w:p w14:paraId="3461D442" w14:textId="6CBC1153" w:rsidR="00AA10EA"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26- </w:t>
      </w:r>
      <w:r w:rsidRPr="00997846">
        <w:rPr>
          <w:b w:val="0"/>
          <w:caps w:val="0"/>
        </w:rPr>
        <w:t>Cadastro de Usuário (RF 04)</w:t>
      </w:r>
      <w:r>
        <w:rPr>
          <w:b w:val="0"/>
          <w:caps w:val="0"/>
        </w:rPr>
        <w:tab/>
        <w:t>5</w:t>
      </w:r>
      <w:r w:rsidR="00612383">
        <w:rPr>
          <w:b w:val="0"/>
          <w:caps w:val="0"/>
        </w:rPr>
        <w:t>3</w:t>
      </w:r>
    </w:p>
    <w:p w14:paraId="543F29DD" w14:textId="2017AA6D"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27- </w:t>
      </w:r>
      <w:r w:rsidRPr="00997846">
        <w:rPr>
          <w:b w:val="0"/>
          <w:caps w:val="0"/>
        </w:rPr>
        <w:t>Listagem de Permissões de Usuário (RF 14)</w:t>
      </w:r>
      <w:r>
        <w:rPr>
          <w:b w:val="0"/>
          <w:caps w:val="0"/>
        </w:rPr>
        <w:tab/>
        <w:t>5</w:t>
      </w:r>
      <w:r w:rsidR="00612383">
        <w:rPr>
          <w:b w:val="0"/>
          <w:caps w:val="0"/>
        </w:rPr>
        <w:t>4</w:t>
      </w:r>
    </w:p>
    <w:p w14:paraId="0257FA06" w14:textId="4977D67D"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28- </w:t>
      </w:r>
      <w:r w:rsidRPr="00997846">
        <w:rPr>
          <w:b w:val="0"/>
          <w:caps w:val="0"/>
        </w:rPr>
        <w:t>Cadastro de Permissão de Usuário (RF 14)</w:t>
      </w:r>
      <w:r>
        <w:rPr>
          <w:b w:val="0"/>
          <w:caps w:val="0"/>
        </w:rPr>
        <w:tab/>
        <w:t>5</w:t>
      </w:r>
      <w:r w:rsidR="00612383">
        <w:rPr>
          <w:b w:val="0"/>
          <w:caps w:val="0"/>
        </w:rPr>
        <w:t>4</w:t>
      </w:r>
    </w:p>
    <w:p w14:paraId="05B80C69" w14:textId="7AF5CB10"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29- </w:t>
      </w:r>
      <w:r w:rsidRPr="00997846">
        <w:rPr>
          <w:b w:val="0"/>
          <w:caps w:val="0"/>
        </w:rPr>
        <w:t>Listagem de Filiais (RF 08)</w:t>
      </w:r>
      <w:r>
        <w:rPr>
          <w:b w:val="0"/>
          <w:caps w:val="0"/>
        </w:rPr>
        <w:tab/>
        <w:t>5</w:t>
      </w:r>
      <w:r w:rsidR="00612383">
        <w:rPr>
          <w:b w:val="0"/>
          <w:caps w:val="0"/>
        </w:rPr>
        <w:t>5</w:t>
      </w:r>
    </w:p>
    <w:p w14:paraId="4C14C0C6" w14:textId="2C0A25C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30- </w:t>
      </w:r>
      <w:r w:rsidRPr="00997846">
        <w:rPr>
          <w:b w:val="0"/>
          <w:caps w:val="0"/>
        </w:rPr>
        <w:t>Cadastro de Filial (RF 08)</w:t>
      </w:r>
      <w:r>
        <w:rPr>
          <w:b w:val="0"/>
          <w:caps w:val="0"/>
        </w:rPr>
        <w:tab/>
        <w:t>5</w:t>
      </w:r>
      <w:r w:rsidR="00612383">
        <w:rPr>
          <w:b w:val="0"/>
          <w:caps w:val="0"/>
        </w:rPr>
        <w:t>5</w:t>
      </w:r>
    </w:p>
    <w:p w14:paraId="4A73A000" w14:textId="0BAD5760"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31- </w:t>
      </w:r>
      <w:r w:rsidRPr="00997846">
        <w:rPr>
          <w:b w:val="0"/>
          <w:caps w:val="0"/>
        </w:rPr>
        <w:t>Listagem de Tipo de Documentação (RF 16)</w:t>
      </w:r>
      <w:r>
        <w:rPr>
          <w:b w:val="0"/>
          <w:caps w:val="0"/>
        </w:rPr>
        <w:tab/>
        <w:t>5</w:t>
      </w:r>
      <w:r w:rsidR="00612383">
        <w:rPr>
          <w:b w:val="0"/>
          <w:caps w:val="0"/>
        </w:rPr>
        <w:t>5</w:t>
      </w:r>
    </w:p>
    <w:p w14:paraId="6AE41B84" w14:textId="34D8C29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32- </w:t>
      </w:r>
      <w:r w:rsidR="00853CA3" w:rsidRPr="00853CA3">
        <w:rPr>
          <w:b w:val="0"/>
          <w:caps w:val="0"/>
        </w:rPr>
        <w:t>Cadastro de Tipo de Documentação (RF 16)</w:t>
      </w:r>
      <w:r>
        <w:rPr>
          <w:b w:val="0"/>
          <w:caps w:val="0"/>
        </w:rPr>
        <w:tab/>
        <w:t>5</w:t>
      </w:r>
      <w:r w:rsidR="00282985">
        <w:rPr>
          <w:b w:val="0"/>
          <w:caps w:val="0"/>
        </w:rPr>
        <w:t>6</w:t>
      </w:r>
    </w:p>
    <w:p w14:paraId="2AF4337B" w14:textId="0C5823A8"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33- </w:t>
      </w:r>
      <w:r w:rsidRPr="00853CA3">
        <w:rPr>
          <w:b w:val="0"/>
          <w:caps w:val="0"/>
        </w:rPr>
        <w:t>Listagem de Tipo de Proposta (RF 07)</w:t>
      </w:r>
      <w:r>
        <w:rPr>
          <w:b w:val="0"/>
          <w:caps w:val="0"/>
        </w:rPr>
        <w:tab/>
        <w:t>5</w:t>
      </w:r>
      <w:r w:rsidR="00282985">
        <w:rPr>
          <w:b w:val="0"/>
          <w:caps w:val="0"/>
        </w:rPr>
        <w:t>6</w:t>
      </w:r>
    </w:p>
    <w:p w14:paraId="20A2B65C" w14:textId="783B5BB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34- </w:t>
      </w:r>
      <w:r w:rsidRPr="00853CA3">
        <w:rPr>
          <w:b w:val="0"/>
          <w:caps w:val="0"/>
        </w:rPr>
        <w:t>Cadastro de Tipo de Proposta (RF 07)</w:t>
      </w:r>
      <w:r>
        <w:rPr>
          <w:b w:val="0"/>
          <w:caps w:val="0"/>
        </w:rPr>
        <w:tab/>
        <w:t>5</w:t>
      </w:r>
      <w:r w:rsidR="00282985">
        <w:rPr>
          <w:b w:val="0"/>
          <w:caps w:val="0"/>
        </w:rPr>
        <w:t>7</w:t>
      </w:r>
    </w:p>
    <w:p w14:paraId="54EDA05B" w14:textId="3885344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35- </w:t>
      </w:r>
      <w:r w:rsidRPr="00853CA3">
        <w:rPr>
          <w:b w:val="0"/>
          <w:caps w:val="0"/>
        </w:rPr>
        <w:t>Listagem de Proposta (RF 06)</w:t>
      </w:r>
      <w:r>
        <w:rPr>
          <w:b w:val="0"/>
          <w:caps w:val="0"/>
        </w:rPr>
        <w:tab/>
        <w:t>5</w:t>
      </w:r>
      <w:r w:rsidR="00282985">
        <w:rPr>
          <w:b w:val="0"/>
          <w:caps w:val="0"/>
        </w:rPr>
        <w:t>7</w:t>
      </w:r>
    </w:p>
    <w:p w14:paraId="6889B0E6" w14:textId="6E86AB7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36- </w:t>
      </w:r>
      <w:r w:rsidRPr="00853CA3">
        <w:rPr>
          <w:b w:val="0"/>
          <w:caps w:val="0"/>
        </w:rPr>
        <w:t>Cadastro de Proposta (RF 06)</w:t>
      </w:r>
      <w:r>
        <w:rPr>
          <w:b w:val="0"/>
          <w:caps w:val="0"/>
        </w:rPr>
        <w:tab/>
        <w:t>5</w:t>
      </w:r>
      <w:r w:rsidR="00282985">
        <w:rPr>
          <w:b w:val="0"/>
          <w:caps w:val="0"/>
        </w:rPr>
        <w:t>8</w:t>
      </w:r>
    </w:p>
    <w:p w14:paraId="6F3C2609" w14:textId="39AC0F36"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37- </w:t>
      </w:r>
      <w:r w:rsidRPr="00853CA3">
        <w:rPr>
          <w:b w:val="0"/>
          <w:caps w:val="0"/>
        </w:rPr>
        <w:t>Listagem de Imóveis da Proposta (RF 15)</w:t>
      </w:r>
      <w:r>
        <w:rPr>
          <w:b w:val="0"/>
          <w:caps w:val="0"/>
        </w:rPr>
        <w:tab/>
        <w:t>5</w:t>
      </w:r>
      <w:r w:rsidR="00282985">
        <w:rPr>
          <w:b w:val="0"/>
          <w:caps w:val="0"/>
        </w:rPr>
        <w:t>8</w:t>
      </w:r>
    </w:p>
    <w:p w14:paraId="5C2825AD" w14:textId="0D295400"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38- </w:t>
      </w:r>
      <w:r w:rsidRPr="00853CA3">
        <w:rPr>
          <w:b w:val="0"/>
          <w:caps w:val="0"/>
        </w:rPr>
        <w:t>Cadastro de Imóvel da Proposta (RF 15)</w:t>
      </w:r>
      <w:r>
        <w:rPr>
          <w:b w:val="0"/>
          <w:caps w:val="0"/>
        </w:rPr>
        <w:tab/>
        <w:t>5</w:t>
      </w:r>
      <w:r w:rsidR="00282985">
        <w:rPr>
          <w:b w:val="0"/>
          <w:caps w:val="0"/>
        </w:rPr>
        <w:t>9</w:t>
      </w:r>
    </w:p>
    <w:p w14:paraId="799A939A" w14:textId="54BF80C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39- </w:t>
      </w:r>
      <w:r w:rsidRPr="00853CA3">
        <w:rPr>
          <w:b w:val="0"/>
          <w:caps w:val="0"/>
        </w:rPr>
        <w:t>Listagem de Laudos de Acompanhamento (RF 09)</w:t>
      </w:r>
      <w:r>
        <w:rPr>
          <w:b w:val="0"/>
          <w:caps w:val="0"/>
        </w:rPr>
        <w:tab/>
        <w:t>5</w:t>
      </w:r>
      <w:r w:rsidR="00282985">
        <w:rPr>
          <w:b w:val="0"/>
          <w:caps w:val="0"/>
        </w:rPr>
        <w:t>9</w:t>
      </w:r>
    </w:p>
    <w:p w14:paraId="44B2170D" w14:textId="77C7207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40- </w:t>
      </w:r>
      <w:r w:rsidRPr="00853CA3">
        <w:rPr>
          <w:b w:val="0"/>
          <w:caps w:val="0"/>
        </w:rPr>
        <w:t>Cadastro de Laudo de Acompanhamento (RF 09)</w:t>
      </w:r>
      <w:r>
        <w:rPr>
          <w:b w:val="0"/>
          <w:caps w:val="0"/>
        </w:rPr>
        <w:tab/>
      </w:r>
      <w:r w:rsidR="00282985">
        <w:rPr>
          <w:b w:val="0"/>
          <w:caps w:val="0"/>
        </w:rPr>
        <w:t>60</w:t>
      </w:r>
    </w:p>
    <w:p w14:paraId="089BAC5A" w14:textId="07BAFFEB"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41- </w:t>
      </w:r>
      <w:r w:rsidRPr="00853CA3">
        <w:rPr>
          <w:b w:val="0"/>
          <w:caps w:val="0"/>
        </w:rPr>
        <w:t>Listagem de Diagnósticos do Laudo de Acompanhamento (RF 09)</w:t>
      </w:r>
      <w:r>
        <w:rPr>
          <w:b w:val="0"/>
          <w:caps w:val="0"/>
        </w:rPr>
        <w:tab/>
      </w:r>
      <w:r w:rsidR="00282985">
        <w:rPr>
          <w:b w:val="0"/>
          <w:caps w:val="0"/>
        </w:rPr>
        <w:t>60</w:t>
      </w:r>
    </w:p>
    <w:p w14:paraId="486AF445" w14:textId="71FC9027"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42- </w:t>
      </w:r>
      <w:r w:rsidRPr="00853CA3">
        <w:rPr>
          <w:b w:val="0"/>
          <w:caps w:val="0"/>
        </w:rPr>
        <w:t>Cadastro de Diagnóstico do Laudo de Acompanhamento (RF 09)</w:t>
      </w:r>
      <w:r>
        <w:rPr>
          <w:b w:val="0"/>
          <w:caps w:val="0"/>
        </w:rPr>
        <w:tab/>
      </w:r>
      <w:r w:rsidR="00282985">
        <w:rPr>
          <w:b w:val="0"/>
          <w:caps w:val="0"/>
        </w:rPr>
        <w:t>61</w:t>
      </w:r>
    </w:p>
    <w:p w14:paraId="4F7F1833" w14:textId="2313911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43- </w:t>
      </w:r>
      <w:r w:rsidRPr="00853CA3">
        <w:rPr>
          <w:b w:val="0"/>
          <w:caps w:val="0"/>
        </w:rPr>
        <w:t>Formulário de Impressão de Proposta (RF 12)</w:t>
      </w:r>
      <w:r>
        <w:rPr>
          <w:b w:val="0"/>
          <w:caps w:val="0"/>
        </w:rPr>
        <w:tab/>
        <w:t>6</w:t>
      </w:r>
      <w:r w:rsidR="00282985">
        <w:rPr>
          <w:b w:val="0"/>
          <w:caps w:val="0"/>
        </w:rPr>
        <w:t>1</w:t>
      </w:r>
    </w:p>
    <w:p w14:paraId="280D1046" w14:textId="00373AF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44- </w:t>
      </w:r>
      <w:r w:rsidRPr="00853CA3">
        <w:rPr>
          <w:b w:val="0"/>
          <w:caps w:val="0"/>
        </w:rPr>
        <w:t>Impressão de Proposta (RF 12)</w:t>
      </w:r>
      <w:r>
        <w:rPr>
          <w:b w:val="0"/>
          <w:caps w:val="0"/>
        </w:rPr>
        <w:tab/>
        <w:t>6</w:t>
      </w:r>
      <w:r w:rsidR="00282985">
        <w:rPr>
          <w:b w:val="0"/>
          <w:caps w:val="0"/>
        </w:rPr>
        <w:t>2</w:t>
      </w:r>
    </w:p>
    <w:p w14:paraId="65EFC040" w14:textId="10C552BD"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45- </w:t>
      </w:r>
      <w:r w:rsidRPr="00853CA3">
        <w:rPr>
          <w:b w:val="0"/>
          <w:caps w:val="0"/>
        </w:rPr>
        <w:t xml:space="preserve">Menu </w:t>
      </w:r>
      <w:r>
        <w:rPr>
          <w:b w:val="0"/>
          <w:caps w:val="0"/>
        </w:rPr>
        <w:t>L</w:t>
      </w:r>
      <w:r w:rsidRPr="00853CA3">
        <w:rPr>
          <w:b w:val="0"/>
          <w:caps w:val="0"/>
        </w:rPr>
        <w:t xml:space="preserve">ateral </w:t>
      </w:r>
      <w:r>
        <w:rPr>
          <w:b w:val="0"/>
          <w:caps w:val="0"/>
        </w:rPr>
        <w:t>F</w:t>
      </w:r>
      <w:r w:rsidRPr="00853CA3">
        <w:rPr>
          <w:b w:val="0"/>
          <w:caps w:val="0"/>
        </w:rPr>
        <w:t>echado</w:t>
      </w:r>
      <w:r>
        <w:rPr>
          <w:b w:val="0"/>
          <w:caps w:val="0"/>
        </w:rPr>
        <w:tab/>
        <w:t>6</w:t>
      </w:r>
      <w:r w:rsidR="00282985">
        <w:rPr>
          <w:b w:val="0"/>
          <w:caps w:val="0"/>
        </w:rPr>
        <w:t>3</w:t>
      </w:r>
    </w:p>
    <w:p w14:paraId="66730766" w14:textId="15DEC5B1"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46- </w:t>
      </w:r>
      <w:r w:rsidR="00612383" w:rsidRPr="00612383">
        <w:rPr>
          <w:b w:val="0"/>
          <w:caps w:val="0"/>
        </w:rPr>
        <w:t>Menu Lateral Aberto</w:t>
      </w:r>
      <w:r>
        <w:rPr>
          <w:b w:val="0"/>
          <w:caps w:val="0"/>
        </w:rPr>
        <w:tab/>
        <w:t>6</w:t>
      </w:r>
      <w:r w:rsidR="00282985">
        <w:rPr>
          <w:b w:val="0"/>
          <w:caps w:val="0"/>
        </w:rPr>
        <w:t>4</w:t>
      </w:r>
    </w:p>
    <w:p w14:paraId="2818B754" w14:textId="6B7EABD7" w:rsidR="00AA10EA" w:rsidRP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47- </w:t>
      </w:r>
      <w:r w:rsidRPr="00612383">
        <w:rPr>
          <w:b w:val="0"/>
          <w:caps w:val="0"/>
        </w:rPr>
        <w:t>Cadastro de Imóvel Responsivo</w:t>
      </w:r>
      <w:r>
        <w:rPr>
          <w:b w:val="0"/>
          <w:caps w:val="0"/>
        </w:rPr>
        <w:tab/>
        <w:t>6</w:t>
      </w:r>
      <w:r w:rsidR="00282985">
        <w:rPr>
          <w:b w:val="0"/>
          <w:caps w:val="0"/>
        </w:rPr>
        <w:t>5</w:t>
      </w:r>
    </w:p>
    <w:p w14:paraId="4F38C2F0" w14:textId="2C72F286"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48- </w:t>
      </w:r>
      <w:r w:rsidRPr="00612383">
        <w:rPr>
          <w:b w:val="0"/>
          <w:caps w:val="0"/>
        </w:rPr>
        <w:t>Listagem de Imóvel Responsivo</w:t>
      </w:r>
      <w:r>
        <w:rPr>
          <w:b w:val="0"/>
          <w:caps w:val="0"/>
        </w:rPr>
        <w:tab/>
        <w:t>6</w:t>
      </w:r>
      <w:r w:rsidR="00282985">
        <w:rPr>
          <w:b w:val="0"/>
          <w:caps w:val="0"/>
        </w:rPr>
        <w:t>5</w:t>
      </w:r>
    </w:p>
    <w:p w14:paraId="2C573C54" w14:textId="2627E819"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49- </w:t>
      </w:r>
      <w:r w:rsidRPr="00612383">
        <w:rPr>
          <w:b w:val="0"/>
          <w:caps w:val="0"/>
        </w:rPr>
        <w:t>Tratamento de Permissão de Usuário</w:t>
      </w:r>
      <w:r>
        <w:rPr>
          <w:b w:val="0"/>
          <w:caps w:val="0"/>
        </w:rPr>
        <w:tab/>
        <w:t>6</w:t>
      </w:r>
      <w:r w:rsidR="00282985">
        <w:rPr>
          <w:b w:val="0"/>
          <w:caps w:val="0"/>
        </w:rPr>
        <w:t>6</w:t>
      </w:r>
    </w:p>
    <w:p w14:paraId="0BB61207" w14:textId="6A19D2C4"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50- </w:t>
      </w:r>
      <w:r w:rsidRPr="00612383">
        <w:rPr>
          <w:b w:val="0"/>
          <w:caps w:val="0"/>
        </w:rPr>
        <w:t>Tratamento de Permissão de Usuário no Formulário</w:t>
      </w:r>
      <w:r>
        <w:rPr>
          <w:b w:val="0"/>
          <w:caps w:val="0"/>
        </w:rPr>
        <w:tab/>
        <w:t>6</w:t>
      </w:r>
      <w:r w:rsidR="00282985">
        <w:rPr>
          <w:b w:val="0"/>
          <w:caps w:val="0"/>
        </w:rPr>
        <w:t>6</w:t>
      </w:r>
    </w:p>
    <w:p w14:paraId="2E7AAD24" w14:textId="74D0BEDC" w:rsidR="00ED7CB2" w:rsidRDefault="00ED7CB2" w:rsidP="00ED7CB2">
      <w:pPr>
        <w:pStyle w:val="Ttulospr-textuais"/>
        <w:tabs>
          <w:tab w:val="left" w:leader="dot" w:pos="8647"/>
        </w:tabs>
        <w:spacing w:before="120" w:after="120" w:line="360" w:lineRule="auto"/>
        <w:jc w:val="left"/>
        <w:rPr>
          <w:b w:val="0"/>
          <w:caps w:val="0"/>
        </w:rPr>
      </w:pPr>
      <w:r>
        <w:rPr>
          <w:b w:val="0"/>
          <w:caps w:val="0"/>
        </w:rPr>
        <w:lastRenderedPageBreak/>
        <w:t xml:space="preserve">Figura 51- </w:t>
      </w:r>
      <w:r w:rsidRPr="00612383">
        <w:rPr>
          <w:b w:val="0"/>
          <w:caps w:val="0"/>
        </w:rPr>
        <w:t xml:space="preserve">Mensagem de </w:t>
      </w:r>
      <w:r>
        <w:rPr>
          <w:b w:val="0"/>
          <w:caps w:val="0"/>
        </w:rPr>
        <w:t>Validação de Permissão de Usuário</w:t>
      </w:r>
      <w:r>
        <w:rPr>
          <w:b w:val="0"/>
          <w:caps w:val="0"/>
        </w:rPr>
        <w:tab/>
        <w:t>67</w:t>
      </w:r>
    </w:p>
    <w:p w14:paraId="5296BB5B" w14:textId="4339095D"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52- </w:t>
      </w:r>
      <w:r w:rsidRPr="00612383">
        <w:rPr>
          <w:b w:val="0"/>
          <w:caps w:val="0"/>
        </w:rPr>
        <w:t xml:space="preserve">Mensagem de Sucesso </w:t>
      </w:r>
      <w:proofErr w:type="spellStart"/>
      <w:r w:rsidRPr="00612383">
        <w:rPr>
          <w:b w:val="0"/>
          <w:caps w:val="0"/>
        </w:rPr>
        <w:t>Alert</w:t>
      </w:r>
      <w:proofErr w:type="spellEnd"/>
      <w:r w:rsidRPr="00612383">
        <w:rPr>
          <w:b w:val="0"/>
          <w:caps w:val="0"/>
        </w:rPr>
        <w:t xml:space="preserve"> do Material UI</w:t>
      </w:r>
      <w:r>
        <w:rPr>
          <w:b w:val="0"/>
          <w:caps w:val="0"/>
        </w:rPr>
        <w:tab/>
        <w:t>6</w:t>
      </w:r>
      <w:r w:rsidR="00282985">
        <w:rPr>
          <w:b w:val="0"/>
          <w:caps w:val="0"/>
        </w:rPr>
        <w:t>7</w:t>
      </w:r>
    </w:p>
    <w:p w14:paraId="16C629E9" w14:textId="06CFB110"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53- </w:t>
      </w:r>
      <w:r w:rsidRPr="00612383">
        <w:rPr>
          <w:b w:val="0"/>
          <w:caps w:val="0"/>
        </w:rPr>
        <w:t xml:space="preserve">Mensagem de Confirmação </w:t>
      </w:r>
      <w:proofErr w:type="spellStart"/>
      <w:r w:rsidRPr="00612383">
        <w:rPr>
          <w:b w:val="0"/>
          <w:caps w:val="0"/>
        </w:rPr>
        <w:t>Alert</w:t>
      </w:r>
      <w:proofErr w:type="spellEnd"/>
      <w:r w:rsidRPr="00612383">
        <w:rPr>
          <w:b w:val="0"/>
          <w:caps w:val="0"/>
        </w:rPr>
        <w:t xml:space="preserve"> Padrão</w:t>
      </w:r>
      <w:r>
        <w:rPr>
          <w:b w:val="0"/>
          <w:caps w:val="0"/>
        </w:rPr>
        <w:tab/>
        <w:t>6</w:t>
      </w:r>
      <w:r w:rsidR="00282985">
        <w:rPr>
          <w:b w:val="0"/>
          <w:caps w:val="0"/>
        </w:rPr>
        <w:t>7</w:t>
      </w:r>
    </w:p>
    <w:p w14:paraId="49D54BB5" w14:textId="77777777" w:rsidR="00612383" w:rsidRDefault="00612383" w:rsidP="00612383">
      <w:pPr>
        <w:pStyle w:val="Ttulospr-textuais"/>
        <w:tabs>
          <w:tab w:val="left" w:leader="dot" w:pos="8647"/>
        </w:tabs>
        <w:spacing w:before="120" w:after="120" w:line="360" w:lineRule="auto"/>
        <w:jc w:val="left"/>
        <w:rPr>
          <w:b w:val="0"/>
          <w:caps w:val="0"/>
        </w:rPr>
      </w:pPr>
    </w:p>
    <w:p w14:paraId="0FDDFB07" w14:textId="77777777" w:rsidR="00612383" w:rsidRDefault="00612383" w:rsidP="00612383">
      <w:pPr>
        <w:pStyle w:val="Ttulospr-textuais"/>
        <w:tabs>
          <w:tab w:val="left" w:leader="dot" w:pos="8647"/>
        </w:tabs>
        <w:spacing w:before="120" w:after="120" w:line="360" w:lineRule="auto"/>
        <w:jc w:val="left"/>
        <w:rPr>
          <w:b w:val="0"/>
          <w:caps w:val="0"/>
        </w:rPr>
      </w:pPr>
    </w:p>
    <w:p w14:paraId="08789E67" w14:textId="77777777" w:rsidR="00612383" w:rsidRDefault="00612383">
      <w:pPr>
        <w:spacing w:after="160" w:line="259" w:lineRule="auto"/>
        <w:rPr>
          <w:b/>
          <w:caps/>
        </w:rPr>
      </w:pPr>
      <w:r>
        <w:br w:type="page"/>
      </w:r>
    </w:p>
    <w:p w14:paraId="573DD2B4" w14:textId="7B9E7197" w:rsidR="00AA10EA" w:rsidRDefault="00103E6E" w:rsidP="00997846">
      <w:pPr>
        <w:pStyle w:val="UNIDAVISEOPRIMRIA"/>
        <w:rPr>
          <w:lang w:val="pt-BR"/>
        </w:rPr>
      </w:pPr>
      <w:commentRangeStart w:id="2"/>
      <w:r>
        <w:rPr>
          <w:noProof/>
          <w:lang w:val="pt-BR" w:eastAsia="pt-BR"/>
        </w:rPr>
        <w:lastRenderedPageBreak/>
        <mc:AlternateContent>
          <mc:Choice Requires="wps">
            <w:drawing>
              <wp:anchor distT="45720" distB="45720" distL="114300" distR="114300" simplePos="0" relativeHeight="251675648" behindDoc="0" locked="0" layoutInCell="1" allowOverlap="1" wp14:anchorId="4581F077" wp14:editId="723D9B6F">
                <wp:simplePos x="0" y="0"/>
                <wp:positionH relativeFrom="margin">
                  <wp:align>right</wp:align>
                </wp:positionH>
                <wp:positionV relativeFrom="paragraph">
                  <wp:posOffset>-623570</wp:posOffset>
                </wp:positionV>
                <wp:extent cx="219075" cy="200025"/>
                <wp:effectExtent l="0" t="0" r="0" b="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24E2E091" w14:textId="77777777" w:rsidR="00BE5D5F" w:rsidRDefault="00BE5D5F"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F077" id="Caixa de Texto 7" o:spid="_x0000_s1035" type="#_x0000_t202" style="position:absolute;margin-left:-33.95pt;margin-top:-49.1pt;width:17.25pt;height:1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gyDgIAAPwDAAAOAAAAZHJzL2Uyb0RvYy54bWysU1Fv0zAQfkfiP1h+p0mrlq1R02l0FCGN&#10;gTT4AY7jNBaOz5zdJuPXc3ayrsAbIg+WL3f33d13nzc3Q2fYSaHXYEs+n+WcKSuh1vZQ8m9f92+u&#10;Of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" stroked="f">
                <v:textbox>
                  <w:txbxContent>
                    <w:p w14:paraId="24E2E091" w14:textId="77777777" w:rsidR="00BE5D5F" w:rsidRDefault="00BE5D5F" w:rsidP="00B8782F"/>
                  </w:txbxContent>
                </v:textbox>
                <w10:wrap anchorx="margin"/>
              </v:shape>
            </w:pict>
          </mc:Fallback>
        </mc:AlternateContent>
      </w:r>
      <w:r w:rsidR="00AA10EA" w:rsidRPr="00720A7D">
        <w:rPr>
          <w:lang w:val="pt-BR"/>
        </w:rPr>
        <w:t>LISTA DE QUADROS</w:t>
      </w:r>
      <w:commentRangeEnd w:id="2"/>
      <w:r w:rsidR="00A96C0B">
        <w:rPr>
          <w:rStyle w:val="Refdecomentrio"/>
          <w:b w:val="0"/>
          <w:caps w:val="0"/>
          <w:lang w:val="pt-BR"/>
        </w:rPr>
        <w:commentReference w:id="2"/>
      </w:r>
    </w:p>
    <w:p w14:paraId="79C91E47" w14:textId="77777777" w:rsidR="00AA10EA" w:rsidRDefault="00AA10EA" w:rsidP="0020298E">
      <w:pPr>
        <w:pStyle w:val="UNIDAVISEOPRIMRIA"/>
        <w:jc w:val="center"/>
        <w:rPr>
          <w:lang w:val="pt-BR"/>
        </w:rPr>
      </w:pPr>
    </w:p>
    <w:p w14:paraId="339B704C" w14:textId="77777777" w:rsidR="00AA10EA" w:rsidRDefault="00AA10EA" w:rsidP="0020298E">
      <w:pPr>
        <w:pStyle w:val="Ttulospr-textuais"/>
        <w:tabs>
          <w:tab w:val="left" w:leader="dot" w:pos="8647"/>
        </w:tabs>
        <w:spacing w:before="120" w:after="120" w:line="360" w:lineRule="auto"/>
        <w:jc w:val="left"/>
        <w:rPr>
          <w:b w:val="0"/>
          <w:caps w:val="0"/>
        </w:rPr>
      </w:pPr>
    </w:p>
    <w:p w14:paraId="6D2FD9AA" w14:textId="2D018402" w:rsidR="00514B92" w:rsidRDefault="36FF1F20" w:rsidP="6A496B37">
      <w:pPr>
        <w:pStyle w:val="Ttulospr-textuais"/>
        <w:tabs>
          <w:tab w:val="left" w:leader="dot" w:pos="8647"/>
        </w:tabs>
        <w:spacing w:before="120" w:after="120" w:line="360" w:lineRule="auto"/>
        <w:jc w:val="left"/>
        <w:rPr>
          <w:b w:val="0"/>
          <w:caps w:val="0"/>
        </w:rPr>
      </w:pPr>
      <w:r>
        <w:rPr>
          <w:b w:val="0"/>
          <w:caps w:val="0"/>
        </w:rPr>
        <w:t>Quadro 1 - Requisitos de Software</w:t>
      </w:r>
      <w:r w:rsidR="00514B92">
        <w:tab/>
      </w:r>
      <w:r w:rsidR="493329CF">
        <w:rPr>
          <w:b w:val="0"/>
          <w:caps w:val="0"/>
        </w:rPr>
        <w:t>17</w:t>
      </w:r>
    </w:p>
    <w:p w14:paraId="5FBE4897" w14:textId="41E89A62" w:rsidR="00514B92" w:rsidRDefault="5241BCB6" w:rsidP="6A496B37">
      <w:pPr>
        <w:pStyle w:val="Ttulospr-textuais"/>
        <w:tabs>
          <w:tab w:val="left" w:leader="dot" w:pos="8647"/>
        </w:tabs>
        <w:spacing w:before="120" w:after="120" w:line="360" w:lineRule="auto"/>
        <w:jc w:val="left"/>
        <w:rPr>
          <w:b w:val="0"/>
          <w:caps w:val="0"/>
        </w:rPr>
      </w:pPr>
      <w:r>
        <w:rPr>
          <w:b w:val="0"/>
          <w:caps w:val="0"/>
        </w:rPr>
        <w:t>Quadro 2 – Linguagens de Programação Orientadas a Objetos</w:t>
      </w:r>
      <w:r w:rsidR="00514B92">
        <w:tab/>
      </w:r>
      <w:r w:rsidR="799A1CA7">
        <w:rPr>
          <w:b w:val="0"/>
          <w:caps w:val="0"/>
        </w:rPr>
        <w:t>20</w:t>
      </w:r>
    </w:p>
    <w:p w14:paraId="21F3B02F" w14:textId="5A11272D" w:rsidR="00514B92" w:rsidRDefault="799A1CA7" w:rsidP="6A496B37">
      <w:pPr>
        <w:pStyle w:val="Ttulospr-textuais"/>
        <w:tabs>
          <w:tab w:val="left" w:leader="dot" w:pos="8647"/>
        </w:tabs>
        <w:spacing w:before="120" w:after="120" w:line="360" w:lineRule="auto"/>
        <w:jc w:val="left"/>
        <w:rPr>
          <w:b w:val="0"/>
          <w:caps w:val="0"/>
        </w:rPr>
      </w:pPr>
      <w:r>
        <w:rPr>
          <w:b w:val="0"/>
          <w:caps w:val="0"/>
        </w:rPr>
        <w:t>Quadro 3 – Métodos HTTP</w:t>
      </w:r>
      <w:r w:rsidR="00514B92">
        <w:tab/>
      </w:r>
      <w:r w:rsidR="0A800B84">
        <w:rPr>
          <w:b w:val="0"/>
          <w:caps w:val="0"/>
        </w:rPr>
        <w:t>28</w:t>
      </w:r>
    </w:p>
    <w:p w14:paraId="1CBAC10F" w14:textId="7791856B" w:rsidR="00514B92" w:rsidRDefault="0A800B84" w:rsidP="6A496B37">
      <w:pPr>
        <w:pStyle w:val="Ttulospr-textuais"/>
        <w:tabs>
          <w:tab w:val="left" w:leader="dot" w:pos="8647"/>
        </w:tabs>
        <w:spacing w:before="120" w:after="120" w:line="360" w:lineRule="auto"/>
        <w:jc w:val="left"/>
        <w:rPr>
          <w:b w:val="0"/>
          <w:caps w:val="0"/>
        </w:rPr>
      </w:pPr>
      <w:r>
        <w:rPr>
          <w:b w:val="0"/>
          <w:caps w:val="0"/>
        </w:rPr>
        <w:t>Quadro 4 - Propriedades ACID</w:t>
      </w:r>
      <w:r w:rsidR="00514B92">
        <w:tab/>
      </w:r>
      <w:r w:rsidR="2380C97A">
        <w:rPr>
          <w:b w:val="0"/>
          <w:caps w:val="0"/>
        </w:rPr>
        <w:t>29</w:t>
      </w:r>
    </w:p>
    <w:p w14:paraId="438D28F3" w14:textId="01427894" w:rsidR="00514B92" w:rsidRDefault="2380C97A" w:rsidP="6A496B37">
      <w:pPr>
        <w:pStyle w:val="Ttulospr-textuais"/>
        <w:tabs>
          <w:tab w:val="left" w:leader="dot" w:pos="8647"/>
        </w:tabs>
        <w:spacing w:before="120" w:after="120" w:line="360" w:lineRule="auto"/>
        <w:jc w:val="left"/>
        <w:rPr>
          <w:b w:val="0"/>
          <w:caps w:val="0"/>
        </w:rPr>
      </w:pPr>
      <w:r>
        <w:rPr>
          <w:b w:val="0"/>
          <w:caps w:val="0"/>
        </w:rPr>
        <w:t>Quadro 5 – Requisitos Funcionais</w:t>
      </w:r>
      <w:r w:rsidR="00514B92">
        <w:tab/>
      </w:r>
      <w:r w:rsidR="70391480">
        <w:rPr>
          <w:b w:val="0"/>
          <w:caps w:val="0"/>
        </w:rPr>
        <w:t>40</w:t>
      </w:r>
    </w:p>
    <w:p w14:paraId="7FA24B66" w14:textId="36046374" w:rsidR="70391480" w:rsidRDefault="70391480" w:rsidP="6A496B37">
      <w:pPr>
        <w:pStyle w:val="Ttulospr-textuais"/>
        <w:tabs>
          <w:tab w:val="left" w:leader="dot" w:pos="8647"/>
        </w:tabs>
        <w:spacing w:before="120" w:after="120" w:line="360" w:lineRule="auto"/>
        <w:jc w:val="left"/>
        <w:rPr>
          <w:b w:val="0"/>
          <w:caps w:val="0"/>
        </w:rPr>
      </w:pPr>
      <w:r>
        <w:rPr>
          <w:b w:val="0"/>
          <w:caps w:val="0"/>
        </w:rPr>
        <w:t>Quadro 6 – Requisitos Funcionais Opcionais</w:t>
      </w:r>
      <w:r>
        <w:tab/>
      </w:r>
      <w:r w:rsidR="2294FF0C">
        <w:rPr>
          <w:b w:val="0"/>
          <w:caps w:val="0"/>
        </w:rPr>
        <w:t>42</w:t>
      </w:r>
    </w:p>
    <w:p w14:paraId="6E60F8C5" w14:textId="04C0D43C" w:rsidR="2294FF0C" w:rsidRDefault="2294FF0C" w:rsidP="6A496B37">
      <w:pPr>
        <w:pStyle w:val="Ttulospr-textuais"/>
        <w:tabs>
          <w:tab w:val="left" w:leader="dot" w:pos="8647"/>
        </w:tabs>
        <w:spacing w:before="120" w:after="120" w:line="360" w:lineRule="auto"/>
        <w:jc w:val="left"/>
        <w:rPr>
          <w:b w:val="0"/>
          <w:caps w:val="0"/>
        </w:rPr>
      </w:pPr>
      <w:r>
        <w:rPr>
          <w:b w:val="0"/>
          <w:caps w:val="0"/>
        </w:rPr>
        <w:t>Quadro 7 – Requisitos Não Funcionais</w:t>
      </w:r>
      <w:r>
        <w:tab/>
      </w:r>
      <w:r>
        <w:rPr>
          <w:b w:val="0"/>
          <w:caps w:val="0"/>
        </w:rPr>
        <w:t>42</w:t>
      </w:r>
    </w:p>
    <w:p w14:paraId="437E508B" w14:textId="3E72A476" w:rsidR="2294FF0C" w:rsidRDefault="2294FF0C" w:rsidP="6A496B37">
      <w:pPr>
        <w:pStyle w:val="Ttulospr-textuais"/>
        <w:tabs>
          <w:tab w:val="left" w:leader="dot" w:pos="8647"/>
        </w:tabs>
        <w:spacing w:before="120" w:after="120" w:line="360" w:lineRule="auto"/>
        <w:jc w:val="left"/>
        <w:rPr>
          <w:b w:val="0"/>
          <w:caps w:val="0"/>
        </w:rPr>
      </w:pPr>
      <w:r>
        <w:rPr>
          <w:b w:val="0"/>
          <w:caps w:val="0"/>
        </w:rPr>
        <w:t>Quadro 8 – Regras de Negócio</w:t>
      </w:r>
      <w:r>
        <w:tab/>
      </w:r>
      <w:r>
        <w:rPr>
          <w:b w:val="0"/>
          <w:caps w:val="0"/>
        </w:rPr>
        <w:t>43</w:t>
      </w:r>
    </w:p>
    <w:p w14:paraId="6F781521" w14:textId="6ECB7A16" w:rsidR="00F174EE" w:rsidRDefault="00931370" w:rsidP="55E9F482">
      <w:pPr>
        <w:spacing w:before="120" w:after="120" w:line="360" w:lineRule="auto"/>
      </w:pPr>
      <w:r>
        <w:br w:type="page"/>
      </w:r>
    </w:p>
    <w:sdt>
      <w:sdtPr>
        <w:rPr>
          <w:b w:val="0"/>
        </w:rPr>
        <w:id w:val="1794963297"/>
        <w:docPartObj>
          <w:docPartGallery w:val="Table of Contents"/>
          <w:docPartUnique/>
        </w:docPartObj>
      </w:sdtPr>
      <w:sdtContent>
        <w:commentRangeStart w:id="3" w:displacedByCustomXml="prev"/>
        <w:p w14:paraId="08523C16" w14:textId="742C7569" w:rsidR="00F174EE" w:rsidRDefault="3758E1BB" w:rsidP="55E9F482">
          <w:pPr>
            <w:pStyle w:val="Sumrio1"/>
            <w:tabs>
              <w:tab w:val="right" w:leader="dot" w:pos="9060"/>
            </w:tabs>
            <w:spacing w:before="120" w:after="120" w:line="360" w:lineRule="auto"/>
            <w:jc w:val="center"/>
          </w:pPr>
          <w:r w:rsidRPr="55E9F482">
            <w:rPr>
              <w:bCs/>
            </w:rPr>
            <w:t>SUMÁRIO</w:t>
          </w:r>
          <w:commentRangeEnd w:id="3"/>
          <w:r w:rsidR="00A96C0B">
            <w:rPr>
              <w:rStyle w:val="Refdecomentrio"/>
              <w:b w:val="0"/>
            </w:rPr>
            <w:commentReference w:id="3"/>
          </w:r>
        </w:p>
        <w:p w14:paraId="0970296E" w14:textId="60803025" w:rsidR="00F174EE" w:rsidRDefault="00F174EE" w:rsidP="55E9F482">
          <w:pPr>
            <w:pStyle w:val="Sumrio1"/>
            <w:tabs>
              <w:tab w:val="right" w:leader="dot" w:pos="9060"/>
            </w:tabs>
            <w:spacing w:before="120" w:after="120" w:line="360" w:lineRule="auto"/>
          </w:pPr>
        </w:p>
        <w:p w14:paraId="03B63D94" w14:textId="1B16E6A6" w:rsidR="00D3180C" w:rsidRDefault="00D3180C">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r>
            <w:rPr>
              <w:b w:val="0"/>
            </w:rPr>
            <w:fldChar w:fldCharType="begin"/>
          </w:r>
          <w:r>
            <w:rPr>
              <w:b w:val="0"/>
            </w:rPr>
            <w:instrText xml:space="preserve"> TOC \o "1-3" \h \z \u </w:instrText>
          </w:r>
          <w:r>
            <w:rPr>
              <w:b w:val="0"/>
            </w:rPr>
            <w:fldChar w:fldCharType="separate"/>
          </w:r>
          <w:hyperlink w:anchor="_Toc149739417" w:history="1">
            <w:r w:rsidRPr="00A45506">
              <w:rPr>
                <w:rStyle w:val="Hyperlink"/>
                <w:noProof/>
              </w:rPr>
              <w:t>1. INTRODUÇÃO</w:t>
            </w:r>
            <w:r>
              <w:rPr>
                <w:noProof/>
                <w:webHidden/>
              </w:rPr>
              <w:tab/>
            </w:r>
            <w:r>
              <w:rPr>
                <w:noProof/>
                <w:webHidden/>
              </w:rPr>
              <w:fldChar w:fldCharType="begin"/>
            </w:r>
            <w:r>
              <w:rPr>
                <w:noProof/>
                <w:webHidden/>
              </w:rPr>
              <w:instrText xml:space="preserve"> PAGEREF _Toc149739417 \h </w:instrText>
            </w:r>
            <w:r>
              <w:rPr>
                <w:noProof/>
                <w:webHidden/>
              </w:rPr>
            </w:r>
            <w:r>
              <w:rPr>
                <w:noProof/>
                <w:webHidden/>
              </w:rPr>
              <w:fldChar w:fldCharType="separate"/>
            </w:r>
            <w:r w:rsidR="009D6E3A">
              <w:rPr>
                <w:noProof/>
                <w:webHidden/>
              </w:rPr>
              <w:t>11</w:t>
            </w:r>
            <w:r>
              <w:rPr>
                <w:noProof/>
                <w:webHidden/>
              </w:rPr>
              <w:fldChar w:fldCharType="end"/>
            </w:r>
          </w:hyperlink>
        </w:p>
        <w:p w14:paraId="01651662" w14:textId="5506A953"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18" w:history="1">
            <w:r w:rsidR="00D3180C" w:rsidRPr="00A45506">
              <w:rPr>
                <w:rStyle w:val="Hyperlink"/>
                <w:noProof/>
              </w:rPr>
              <w:t>1.1 PROBLEMA DE PESQUISA</w:t>
            </w:r>
            <w:r w:rsidR="00D3180C">
              <w:rPr>
                <w:noProof/>
                <w:webHidden/>
              </w:rPr>
              <w:tab/>
            </w:r>
            <w:r w:rsidR="00D3180C">
              <w:rPr>
                <w:noProof/>
                <w:webHidden/>
              </w:rPr>
              <w:fldChar w:fldCharType="begin"/>
            </w:r>
            <w:r w:rsidR="00D3180C">
              <w:rPr>
                <w:noProof/>
                <w:webHidden/>
              </w:rPr>
              <w:instrText xml:space="preserve"> PAGEREF _Toc149739418 \h </w:instrText>
            </w:r>
            <w:r w:rsidR="00D3180C">
              <w:rPr>
                <w:noProof/>
                <w:webHidden/>
              </w:rPr>
            </w:r>
            <w:r w:rsidR="00D3180C">
              <w:rPr>
                <w:noProof/>
                <w:webHidden/>
              </w:rPr>
              <w:fldChar w:fldCharType="separate"/>
            </w:r>
            <w:r w:rsidR="009D6E3A">
              <w:rPr>
                <w:noProof/>
                <w:webHidden/>
              </w:rPr>
              <w:t>12</w:t>
            </w:r>
            <w:r w:rsidR="00D3180C">
              <w:rPr>
                <w:noProof/>
                <w:webHidden/>
              </w:rPr>
              <w:fldChar w:fldCharType="end"/>
            </w:r>
          </w:hyperlink>
        </w:p>
        <w:p w14:paraId="1E18693F" w14:textId="7899D38C"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19" w:history="1">
            <w:r w:rsidR="00D3180C" w:rsidRPr="00A45506">
              <w:rPr>
                <w:rStyle w:val="Hyperlink"/>
                <w:noProof/>
              </w:rPr>
              <w:t>1.2 OBJETIVOS</w:t>
            </w:r>
            <w:r w:rsidR="00D3180C">
              <w:rPr>
                <w:noProof/>
                <w:webHidden/>
              </w:rPr>
              <w:tab/>
            </w:r>
            <w:r w:rsidR="00D3180C">
              <w:rPr>
                <w:noProof/>
                <w:webHidden/>
              </w:rPr>
              <w:fldChar w:fldCharType="begin"/>
            </w:r>
            <w:r w:rsidR="00D3180C">
              <w:rPr>
                <w:noProof/>
                <w:webHidden/>
              </w:rPr>
              <w:instrText xml:space="preserve"> PAGEREF _Toc149739419 \h </w:instrText>
            </w:r>
            <w:r w:rsidR="00D3180C">
              <w:rPr>
                <w:noProof/>
                <w:webHidden/>
              </w:rPr>
            </w:r>
            <w:r w:rsidR="00D3180C">
              <w:rPr>
                <w:noProof/>
                <w:webHidden/>
              </w:rPr>
              <w:fldChar w:fldCharType="separate"/>
            </w:r>
            <w:r w:rsidR="009D6E3A">
              <w:rPr>
                <w:noProof/>
                <w:webHidden/>
              </w:rPr>
              <w:t>12</w:t>
            </w:r>
            <w:r w:rsidR="00D3180C">
              <w:rPr>
                <w:noProof/>
                <w:webHidden/>
              </w:rPr>
              <w:fldChar w:fldCharType="end"/>
            </w:r>
          </w:hyperlink>
        </w:p>
        <w:p w14:paraId="298A5FD8" w14:textId="2C65BD88" w:rsidR="00D3180C" w:rsidRP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20" w:history="1">
            <w:r w:rsidR="00D3180C" w:rsidRPr="00D3180C">
              <w:rPr>
                <w:rStyle w:val="Hyperlink"/>
              </w:rPr>
              <w:t>1.2.1 Geral</w:t>
            </w:r>
            <w:r w:rsidR="00D3180C" w:rsidRPr="00D3180C">
              <w:rPr>
                <w:webHidden/>
              </w:rPr>
              <w:tab/>
            </w:r>
            <w:r w:rsidR="00D3180C" w:rsidRPr="00D3180C">
              <w:rPr>
                <w:webHidden/>
              </w:rPr>
              <w:fldChar w:fldCharType="begin"/>
            </w:r>
            <w:r w:rsidR="00D3180C" w:rsidRPr="00D3180C">
              <w:rPr>
                <w:webHidden/>
              </w:rPr>
              <w:instrText xml:space="preserve"> PAGEREF _Toc149739420 \h </w:instrText>
            </w:r>
            <w:r w:rsidR="00D3180C" w:rsidRPr="00D3180C">
              <w:rPr>
                <w:webHidden/>
              </w:rPr>
            </w:r>
            <w:r w:rsidR="00D3180C" w:rsidRPr="00D3180C">
              <w:rPr>
                <w:webHidden/>
              </w:rPr>
              <w:fldChar w:fldCharType="separate"/>
            </w:r>
            <w:r w:rsidR="009D6E3A">
              <w:rPr>
                <w:webHidden/>
              </w:rPr>
              <w:t>12</w:t>
            </w:r>
            <w:r w:rsidR="00D3180C" w:rsidRPr="00D3180C">
              <w:rPr>
                <w:webHidden/>
              </w:rPr>
              <w:fldChar w:fldCharType="end"/>
            </w:r>
          </w:hyperlink>
        </w:p>
        <w:p w14:paraId="3C8BAB29" w14:textId="5E91CADC"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21" w:history="1">
            <w:r w:rsidR="00D3180C" w:rsidRPr="00A45506">
              <w:rPr>
                <w:rStyle w:val="Hyperlink"/>
              </w:rPr>
              <w:t>1.2.2 Específicos</w:t>
            </w:r>
            <w:r w:rsidR="00D3180C">
              <w:rPr>
                <w:webHidden/>
              </w:rPr>
              <w:tab/>
            </w:r>
            <w:r w:rsidR="00D3180C">
              <w:rPr>
                <w:webHidden/>
              </w:rPr>
              <w:fldChar w:fldCharType="begin"/>
            </w:r>
            <w:r w:rsidR="00D3180C">
              <w:rPr>
                <w:webHidden/>
              </w:rPr>
              <w:instrText xml:space="preserve"> PAGEREF _Toc149739421 \h </w:instrText>
            </w:r>
            <w:r w:rsidR="00D3180C">
              <w:rPr>
                <w:webHidden/>
              </w:rPr>
            </w:r>
            <w:r w:rsidR="00D3180C">
              <w:rPr>
                <w:webHidden/>
              </w:rPr>
              <w:fldChar w:fldCharType="separate"/>
            </w:r>
            <w:r w:rsidR="009D6E3A">
              <w:rPr>
                <w:webHidden/>
              </w:rPr>
              <w:t>12</w:t>
            </w:r>
            <w:r w:rsidR="00D3180C">
              <w:rPr>
                <w:webHidden/>
              </w:rPr>
              <w:fldChar w:fldCharType="end"/>
            </w:r>
          </w:hyperlink>
        </w:p>
        <w:p w14:paraId="5532233D" w14:textId="6556B8FF"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22" w:history="1">
            <w:r w:rsidR="00D3180C" w:rsidRPr="00A45506">
              <w:rPr>
                <w:rStyle w:val="Hyperlink"/>
                <w:noProof/>
              </w:rPr>
              <w:t>1.3 JUSTIFICATIVA</w:t>
            </w:r>
            <w:r w:rsidR="00D3180C">
              <w:rPr>
                <w:noProof/>
                <w:webHidden/>
              </w:rPr>
              <w:tab/>
            </w:r>
            <w:r w:rsidR="00D3180C">
              <w:rPr>
                <w:noProof/>
                <w:webHidden/>
              </w:rPr>
              <w:fldChar w:fldCharType="begin"/>
            </w:r>
            <w:r w:rsidR="00D3180C">
              <w:rPr>
                <w:noProof/>
                <w:webHidden/>
              </w:rPr>
              <w:instrText xml:space="preserve"> PAGEREF _Toc149739422 \h </w:instrText>
            </w:r>
            <w:r w:rsidR="00D3180C">
              <w:rPr>
                <w:noProof/>
                <w:webHidden/>
              </w:rPr>
            </w:r>
            <w:r w:rsidR="00D3180C">
              <w:rPr>
                <w:noProof/>
                <w:webHidden/>
              </w:rPr>
              <w:fldChar w:fldCharType="separate"/>
            </w:r>
            <w:r w:rsidR="009D6E3A">
              <w:rPr>
                <w:noProof/>
                <w:webHidden/>
              </w:rPr>
              <w:t>13</w:t>
            </w:r>
            <w:r w:rsidR="00D3180C">
              <w:rPr>
                <w:noProof/>
                <w:webHidden/>
              </w:rPr>
              <w:fldChar w:fldCharType="end"/>
            </w:r>
          </w:hyperlink>
        </w:p>
        <w:p w14:paraId="7F7ECD7F" w14:textId="703C7F04"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23" w:history="1">
            <w:r w:rsidR="00D3180C" w:rsidRPr="00A45506">
              <w:rPr>
                <w:rStyle w:val="Hyperlink"/>
                <w:noProof/>
              </w:rPr>
              <w:t>1.4 CONTEXTUALIZAÇÃO DA EMPRESA</w:t>
            </w:r>
            <w:r w:rsidR="00D3180C">
              <w:rPr>
                <w:noProof/>
                <w:webHidden/>
              </w:rPr>
              <w:tab/>
            </w:r>
            <w:r w:rsidR="00D3180C">
              <w:rPr>
                <w:noProof/>
                <w:webHidden/>
              </w:rPr>
              <w:fldChar w:fldCharType="begin"/>
            </w:r>
            <w:r w:rsidR="00D3180C">
              <w:rPr>
                <w:noProof/>
                <w:webHidden/>
              </w:rPr>
              <w:instrText xml:space="preserve"> PAGEREF _Toc149739423 \h </w:instrText>
            </w:r>
            <w:r w:rsidR="00D3180C">
              <w:rPr>
                <w:noProof/>
                <w:webHidden/>
              </w:rPr>
            </w:r>
            <w:r w:rsidR="00D3180C">
              <w:rPr>
                <w:noProof/>
                <w:webHidden/>
              </w:rPr>
              <w:fldChar w:fldCharType="separate"/>
            </w:r>
            <w:r w:rsidR="009D6E3A">
              <w:rPr>
                <w:noProof/>
                <w:webHidden/>
              </w:rPr>
              <w:t>13</w:t>
            </w:r>
            <w:r w:rsidR="00D3180C">
              <w:rPr>
                <w:noProof/>
                <w:webHidden/>
              </w:rPr>
              <w:fldChar w:fldCharType="end"/>
            </w:r>
          </w:hyperlink>
        </w:p>
        <w:p w14:paraId="3E9E8862" w14:textId="7B494AA5"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24" w:history="1">
            <w:r w:rsidR="00D3180C" w:rsidRPr="00A45506">
              <w:rPr>
                <w:rStyle w:val="Hyperlink"/>
                <w:noProof/>
              </w:rPr>
              <w:t>2. REVISÃO DA LITERATURA</w:t>
            </w:r>
            <w:r w:rsidR="00D3180C">
              <w:rPr>
                <w:noProof/>
                <w:webHidden/>
              </w:rPr>
              <w:tab/>
            </w:r>
            <w:r w:rsidR="00D3180C">
              <w:rPr>
                <w:noProof/>
                <w:webHidden/>
              </w:rPr>
              <w:fldChar w:fldCharType="begin"/>
            </w:r>
            <w:r w:rsidR="00D3180C">
              <w:rPr>
                <w:noProof/>
                <w:webHidden/>
              </w:rPr>
              <w:instrText xml:space="preserve"> PAGEREF _Toc149739424 \h </w:instrText>
            </w:r>
            <w:r w:rsidR="00D3180C">
              <w:rPr>
                <w:noProof/>
                <w:webHidden/>
              </w:rPr>
            </w:r>
            <w:r w:rsidR="00D3180C">
              <w:rPr>
                <w:noProof/>
                <w:webHidden/>
              </w:rPr>
              <w:fldChar w:fldCharType="separate"/>
            </w:r>
            <w:r w:rsidR="009D6E3A">
              <w:rPr>
                <w:noProof/>
                <w:webHidden/>
              </w:rPr>
              <w:t>14</w:t>
            </w:r>
            <w:r w:rsidR="00D3180C">
              <w:rPr>
                <w:noProof/>
                <w:webHidden/>
              </w:rPr>
              <w:fldChar w:fldCharType="end"/>
            </w:r>
          </w:hyperlink>
        </w:p>
        <w:p w14:paraId="62E2EC32" w14:textId="2CCFC8F3"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25" w:history="1">
            <w:r w:rsidR="00D3180C" w:rsidRPr="00A45506">
              <w:rPr>
                <w:rStyle w:val="Hyperlink"/>
                <w:noProof/>
              </w:rPr>
              <w:t>2.1 ENGENHARIA DE SOFTWARE</w:t>
            </w:r>
            <w:r w:rsidR="00D3180C">
              <w:rPr>
                <w:noProof/>
                <w:webHidden/>
              </w:rPr>
              <w:tab/>
            </w:r>
            <w:r w:rsidR="00D3180C">
              <w:rPr>
                <w:noProof/>
                <w:webHidden/>
              </w:rPr>
              <w:fldChar w:fldCharType="begin"/>
            </w:r>
            <w:r w:rsidR="00D3180C">
              <w:rPr>
                <w:noProof/>
                <w:webHidden/>
              </w:rPr>
              <w:instrText xml:space="preserve"> PAGEREF _Toc149739425 \h </w:instrText>
            </w:r>
            <w:r w:rsidR="00D3180C">
              <w:rPr>
                <w:noProof/>
                <w:webHidden/>
              </w:rPr>
            </w:r>
            <w:r w:rsidR="00D3180C">
              <w:rPr>
                <w:noProof/>
                <w:webHidden/>
              </w:rPr>
              <w:fldChar w:fldCharType="separate"/>
            </w:r>
            <w:r w:rsidR="009D6E3A">
              <w:rPr>
                <w:noProof/>
                <w:webHidden/>
              </w:rPr>
              <w:t>14</w:t>
            </w:r>
            <w:r w:rsidR="00D3180C">
              <w:rPr>
                <w:noProof/>
                <w:webHidden/>
              </w:rPr>
              <w:fldChar w:fldCharType="end"/>
            </w:r>
          </w:hyperlink>
        </w:p>
        <w:p w14:paraId="368C16C7" w14:textId="17F5426E"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26" w:history="1">
            <w:r w:rsidR="00D3180C" w:rsidRPr="00A45506">
              <w:rPr>
                <w:rStyle w:val="Hyperlink"/>
              </w:rPr>
              <w:t>2.1.1 Levantamento de Requisitos</w:t>
            </w:r>
            <w:r w:rsidR="00D3180C">
              <w:rPr>
                <w:webHidden/>
              </w:rPr>
              <w:tab/>
            </w:r>
            <w:r w:rsidR="00D3180C">
              <w:rPr>
                <w:webHidden/>
              </w:rPr>
              <w:fldChar w:fldCharType="begin"/>
            </w:r>
            <w:r w:rsidR="00D3180C">
              <w:rPr>
                <w:webHidden/>
              </w:rPr>
              <w:instrText xml:space="preserve"> PAGEREF _Toc149739426 \h </w:instrText>
            </w:r>
            <w:r w:rsidR="00D3180C">
              <w:rPr>
                <w:webHidden/>
              </w:rPr>
            </w:r>
            <w:r w:rsidR="00D3180C">
              <w:rPr>
                <w:webHidden/>
              </w:rPr>
              <w:fldChar w:fldCharType="separate"/>
            </w:r>
            <w:r w:rsidR="009D6E3A">
              <w:rPr>
                <w:webHidden/>
              </w:rPr>
              <w:t>14</w:t>
            </w:r>
            <w:r w:rsidR="00D3180C">
              <w:rPr>
                <w:webHidden/>
              </w:rPr>
              <w:fldChar w:fldCharType="end"/>
            </w:r>
          </w:hyperlink>
        </w:p>
        <w:p w14:paraId="37529740" w14:textId="69CE55EB"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27" w:history="1">
            <w:r w:rsidR="00D3180C" w:rsidRPr="00A45506">
              <w:rPr>
                <w:rStyle w:val="Hyperlink"/>
              </w:rPr>
              <w:t>2.1.2 Requisitos Funcionais e Não Funcionais</w:t>
            </w:r>
            <w:r w:rsidR="00D3180C">
              <w:rPr>
                <w:webHidden/>
              </w:rPr>
              <w:tab/>
            </w:r>
            <w:r w:rsidR="00D3180C">
              <w:rPr>
                <w:webHidden/>
              </w:rPr>
              <w:fldChar w:fldCharType="begin"/>
            </w:r>
            <w:r w:rsidR="00D3180C">
              <w:rPr>
                <w:webHidden/>
              </w:rPr>
              <w:instrText xml:space="preserve"> PAGEREF _Toc149739427 \h </w:instrText>
            </w:r>
            <w:r w:rsidR="00D3180C">
              <w:rPr>
                <w:webHidden/>
              </w:rPr>
            </w:r>
            <w:r w:rsidR="00D3180C">
              <w:rPr>
                <w:webHidden/>
              </w:rPr>
              <w:fldChar w:fldCharType="separate"/>
            </w:r>
            <w:r w:rsidR="009D6E3A">
              <w:rPr>
                <w:webHidden/>
              </w:rPr>
              <w:t>14</w:t>
            </w:r>
            <w:r w:rsidR="00D3180C">
              <w:rPr>
                <w:webHidden/>
              </w:rPr>
              <w:fldChar w:fldCharType="end"/>
            </w:r>
          </w:hyperlink>
        </w:p>
        <w:p w14:paraId="76814C9C" w14:textId="71AA6996"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28" w:history="1">
            <w:r w:rsidR="00D3180C" w:rsidRPr="00A45506">
              <w:rPr>
                <w:rStyle w:val="Hyperlink"/>
              </w:rPr>
              <w:t>2.1.4 Regras de Negócio</w:t>
            </w:r>
            <w:r w:rsidR="00D3180C">
              <w:rPr>
                <w:webHidden/>
              </w:rPr>
              <w:tab/>
            </w:r>
            <w:r w:rsidR="00D3180C">
              <w:rPr>
                <w:webHidden/>
              </w:rPr>
              <w:fldChar w:fldCharType="begin"/>
            </w:r>
            <w:r w:rsidR="00D3180C">
              <w:rPr>
                <w:webHidden/>
              </w:rPr>
              <w:instrText xml:space="preserve"> PAGEREF _Toc149739428 \h </w:instrText>
            </w:r>
            <w:r w:rsidR="00D3180C">
              <w:rPr>
                <w:webHidden/>
              </w:rPr>
            </w:r>
            <w:r w:rsidR="00D3180C">
              <w:rPr>
                <w:webHidden/>
              </w:rPr>
              <w:fldChar w:fldCharType="separate"/>
            </w:r>
            <w:r w:rsidR="009D6E3A">
              <w:rPr>
                <w:webHidden/>
              </w:rPr>
              <w:t>15</w:t>
            </w:r>
            <w:r w:rsidR="00D3180C">
              <w:rPr>
                <w:webHidden/>
              </w:rPr>
              <w:fldChar w:fldCharType="end"/>
            </w:r>
          </w:hyperlink>
        </w:p>
        <w:p w14:paraId="5964FF1F" w14:textId="2013A5DD"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29" w:history="1">
            <w:r w:rsidR="00D3180C" w:rsidRPr="00A45506">
              <w:rPr>
                <w:rStyle w:val="Hyperlink"/>
                <w:noProof/>
              </w:rPr>
              <w:t>2.2 BOAS PRÁTICAS DE DESENVOLVIMENTO</w:t>
            </w:r>
            <w:r w:rsidR="00D3180C">
              <w:rPr>
                <w:noProof/>
                <w:webHidden/>
              </w:rPr>
              <w:tab/>
            </w:r>
            <w:r w:rsidR="00D3180C">
              <w:rPr>
                <w:noProof/>
                <w:webHidden/>
              </w:rPr>
              <w:fldChar w:fldCharType="begin"/>
            </w:r>
            <w:r w:rsidR="00D3180C">
              <w:rPr>
                <w:noProof/>
                <w:webHidden/>
              </w:rPr>
              <w:instrText xml:space="preserve"> PAGEREF _Toc149739429 \h </w:instrText>
            </w:r>
            <w:r w:rsidR="00D3180C">
              <w:rPr>
                <w:noProof/>
                <w:webHidden/>
              </w:rPr>
            </w:r>
            <w:r w:rsidR="00D3180C">
              <w:rPr>
                <w:noProof/>
                <w:webHidden/>
              </w:rPr>
              <w:fldChar w:fldCharType="separate"/>
            </w:r>
            <w:r w:rsidR="009D6E3A">
              <w:rPr>
                <w:noProof/>
                <w:webHidden/>
              </w:rPr>
              <w:t>15</w:t>
            </w:r>
            <w:r w:rsidR="00D3180C">
              <w:rPr>
                <w:noProof/>
                <w:webHidden/>
              </w:rPr>
              <w:fldChar w:fldCharType="end"/>
            </w:r>
          </w:hyperlink>
        </w:p>
        <w:p w14:paraId="129C2B3F" w14:textId="175F72FC"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0" w:history="1">
            <w:r w:rsidR="00D3180C" w:rsidRPr="00A45506">
              <w:rPr>
                <w:rStyle w:val="Hyperlink"/>
              </w:rPr>
              <w:t>2.2.1 Nomeação</w:t>
            </w:r>
            <w:r w:rsidR="00D3180C">
              <w:rPr>
                <w:webHidden/>
              </w:rPr>
              <w:tab/>
            </w:r>
            <w:r w:rsidR="00D3180C">
              <w:rPr>
                <w:webHidden/>
              </w:rPr>
              <w:fldChar w:fldCharType="begin"/>
            </w:r>
            <w:r w:rsidR="00D3180C">
              <w:rPr>
                <w:webHidden/>
              </w:rPr>
              <w:instrText xml:space="preserve"> PAGEREF _Toc149739430 \h </w:instrText>
            </w:r>
            <w:r w:rsidR="00D3180C">
              <w:rPr>
                <w:webHidden/>
              </w:rPr>
            </w:r>
            <w:r w:rsidR="00D3180C">
              <w:rPr>
                <w:webHidden/>
              </w:rPr>
              <w:fldChar w:fldCharType="separate"/>
            </w:r>
            <w:r w:rsidR="009D6E3A">
              <w:rPr>
                <w:webHidden/>
              </w:rPr>
              <w:t>16</w:t>
            </w:r>
            <w:r w:rsidR="00D3180C">
              <w:rPr>
                <w:webHidden/>
              </w:rPr>
              <w:fldChar w:fldCharType="end"/>
            </w:r>
          </w:hyperlink>
        </w:p>
        <w:p w14:paraId="0C33C158" w14:textId="58445F11"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1" w:history="1">
            <w:r w:rsidR="00D3180C" w:rsidRPr="00A45506">
              <w:rPr>
                <w:rStyle w:val="Hyperlink"/>
              </w:rPr>
              <w:t>2.2.2 Funções</w:t>
            </w:r>
            <w:r w:rsidR="00D3180C">
              <w:rPr>
                <w:webHidden/>
              </w:rPr>
              <w:tab/>
            </w:r>
            <w:r w:rsidR="00D3180C">
              <w:rPr>
                <w:webHidden/>
              </w:rPr>
              <w:fldChar w:fldCharType="begin"/>
            </w:r>
            <w:r w:rsidR="00D3180C">
              <w:rPr>
                <w:webHidden/>
              </w:rPr>
              <w:instrText xml:space="preserve"> PAGEREF _Toc149739431 \h </w:instrText>
            </w:r>
            <w:r w:rsidR="00D3180C">
              <w:rPr>
                <w:webHidden/>
              </w:rPr>
            </w:r>
            <w:r w:rsidR="00D3180C">
              <w:rPr>
                <w:webHidden/>
              </w:rPr>
              <w:fldChar w:fldCharType="separate"/>
            </w:r>
            <w:r w:rsidR="009D6E3A">
              <w:rPr>
                <w:webHidden/>
              </w:rPr>
              <w:t>17</w:t>
            </w:r>
            <w:r w:rsidR="00D3180C">
              <w:rPr>
                <w:webHidden/>
              </w:rPr>
              <w:fldChar w:fldCharType="end"/>
            </w:r>
          </w:hyperlink>
        </w:p>
        <w:p w14:paraId="388CFBF3" w14:textId="645590B2"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32" w:history="1">
            <w:r w:rsidR="00D3180C" w:rsidRPr="00A45506">
              <w:rPr>
                <w:rStyle w:val="Hyperlink"/>
                <w:noProof/>
              </w:rPr>
              <w:t>2.3 PROGRAMAÇÃO ORIENTADA A OBJETOS</w:t>
            </w:r>
            <w:r w:rsidR="00D3180C">
              <w:rPr>
                <w:noProof/>
                <w:webHidden/>
              </w:rPr>
              <w:tab/>
            </w:r>
            <w:r w:rsidR="00D3180C">
              <w:rPr>
                <w:noProof/>
                <w:webHidden/>
              </w:rPr>
              <w:fldChar w:fldCharType="begin"/>
            </w:r>
            <w:r w:rsidR="00D3180C">
              <w:rPr>
                <w:noProof/>
                <w:webHidden/>
              </w:rPr>
              <w:instrText xml:space="preserve"> PAGEREF _Toc149739432 \h </w:instrText>
            </w:r>
            <w:r w:rsidR="00D3180C">
              <w:rPr>
                <w:noProof/>
                <w:webHidden/>
              </w:rPr>
            </w:r>
            <w:r w:rsidR="00D3180C">
              <w:rPr>
                <w:noProof/>
                <w:webHidden/>
              </w:rPr>
              <w:fldChar w:fldCharType="separate"/>
            </w:r>
            <w:r w:rsidR="009D6E3A">
              <w:rPr>
                <w:noProof/>
                <w:webHidden/>
              </w:rPr>
              <w:t>17</w:t>
            </w:r>
            <w:r w:rsidR="00D3180C">
              <w:rPr>
                <w:noProof/>
                <w:webHidden/>
              </w:rPr>
              <w:fldChar w:fldCharType="end"/>
            </w:r>
          </w:hyperlink>
        </w:p>
        <w:p w14:paraId="13AA6ED9" w14:textId="3DF409F3"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3" w:history="1">
            <w:r w:rsidR="00D3180C" w:rsidRPr="00A45506">
              <w:rPr>
                <w:rStyle w:val="Hyperlink"/>
              </w:rPr>
              <w:t>2.3.1 Linguagens Orientadas a Objeto</w:t>
            </w:r>
            <w:r w:rsidR="00D3180C">
              <w:rPr>
                <w:webHidden/>
              </w:rPr>
              <w:tab/>
            </w:r>
            <w:r w:rsidR="00D3180C">
              <w:rPr>
                <w:webHidden/>
              </w:rPr>
              <w:fldChar w:fldCharType="begin"/>
            </w:r>
            <w:r w:rsidR="00D3180C">
              <w:rPr>
                <w:webHidden/>
              </w:rPr>
              <w:instrText xml:space="preserve"> PAGEREF _Toc149739433 \h </w:instrText>
            </w:r>
            <w:r w:rsidR="00D3180C">
              <w:rPr>
                <w:webHidden/>
              </w:rPr>
            </w:r>
            <w:r w:rsidR="00D3180C">
              <w:rPr>
                <w:webHidden/>
              </w:rPr>
              <w:fldChar w:fldCharType="separate"/>
            </w:r>
            <w:r w:rsidR="009D6E3A">
              <w:rPr>
                <w:webHidden/>
              </w:rPr>
              <w:t>18</w:t>
            </w:r>
            <w:r w:rsidR="00D3180C">
              <w:rPr>
                <w:webHidden/>
              </w:rPr>
              <w:fldChar w:fldCharType="end"/>
            </w:r>
          </w:hyperlink>
        </w:p>
        <w:p w14:paraId="0C6B3EF2" w14:textId="542F1FF9"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34" w:history="1">
            <w:r w:rsidR="00D3180C" w:rsidRPr="00A45506">
              <w:rPr>
                <w:rStyle w:val="Hyperlink"/>
                <w:noProof/>
              </w:rPr>
              <w:t>2.4 HTML</w:t>
            </w:r>
            <w:r w:rsidR="00D3180C">
              <w:rPr>
                <w:noProof/>
                <w:webHidden/>
              </w:rPr>
              <w:tab/>
            </w:r>
            <w:r w:rsidR="00D3180C">
              <w:rPr>
                <w:noProof/>
                <w:webHidden/>
              </w:rPr>
              <w:fldChar w:fldCharType="begin"/>
            </w:r>
            <w:r w:rsidR="00D3180C">
              <w:rPr>
                <w:noProof/>
                <w:webHidden/>
              </w:rPr>
              <w:instrText xml:space="preserve"> PAGEREF _Toc149739434 \h </w:instrText>
            </w:r>
            <w:r w:rsidR="00D3180C">
              <w:rPr>
                <w:noProof/>
                <w:webHidden/>
              </w:rPr>
            </w:r>
            <w:r w:rsidR="00D3180C">
              <w:rPr>
                <w:noProof/>
                <w:webHidden/>
              </w:rPr>
              <w:fldChar w:fldCharType="separate"/>
            </w:r>
            <w:r w:rsidR="009D6E3A">
              <w:rPr>
                <w:noProof/>
                <w:webHidden/>
              </w:rPr>
              <w:t>20</w:t>
            </w:r>
            <w:r w:rsidR="00D3180C">
              <w:rPr>
                <w:noProof/>
                <w:webHidden/>
              </w:rPr>
              <w:fldChar w:fldCharType="end"/>
            </w:r>
          </w:hyperlink>
        </w:p>
        <w:p w14:paraId="095A81AA" w14:textId="72B7AB0C"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35" w:history="1">
            <w:r w:rsidR="00D3180C" w:rsidRPr="00A45506">
              <w:rPr>
                <w:rStyle w:val="Hyperlink"/>
                <w:noProof/>
              </w:rPr>
              <w:t>2.5 JAVASCRIPT</w:t>
            </w:r>
            <w:r w:rsidR="00D3180C">
              <w:rPr>
                <w:noProof/>
                <w:webHidden/>
              </w:rPr>
              <w:tab/>
            </w:r>
            <w:r w:rsidR="00D3180C">
              <w:rPr>
                <w:noProof/>
                <w:webHidden/>
              </w:rPr>
              <w:fldChar w:fldCharType="begin"/>
            </w:r>
            <w:r w:rsidR="00D3180C">
              <w:rPr>
                <w:noProof/>
                <w:webHidden/>
              </w:rPr>
              <w:instrText xml:space="preserve"> PAGEREF _Toc149739435 \h </w:instrText>
            </w:r>
            <w:r w:rsidR="00D3180C">
              <w:rPr>
                <w:noProof/>
                <w:webHidden/>
              </w:rPr>
            </w:r>
            <w:r w:rsidR="00D3180C">
              <w:rPr>
                <w:noProof/>
                <w:webHidden/>
              </w:rPr>
              <w:fldChar w:fldCharType="separate"/>
            </w:r>
            <w:r w:rsidR="009D6E3A">
              <w:rPr>
                <w:noProof/>
                <w:webHidden/>
              </w:rPr>
              <w:t>21</w:t>
            </w:r>
            <w:r w:rsidR="00D3180C">
              <w:rPr>
                <w:noProof/>
                <w:webHidden/>
              </w:rPr>
              <w:fldChar w:fldCharType="end"/>
            </w:r>
          </w:hyperlink>
        </w:p>
        <w:p w14:paraId="702D0FA0" w14:textId="5E3C934D"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6" w:history="1">
            <w:r w:rsidR="00D3180C" w:rsidRPr="00A45506">
              <w:rPr>
                <w:rStyle w:val="Hyperlink"/>
              </w:rPr>
              <w:t>2.3.1. TypeScript</w:t>
            </w:r>
            <w:r w:rsidR="00D3180C">
              <w:rPr>
                <w:webHidden/>
              </w:rPr>
              <w:tab/>
            </w:r>
            <w:r w:rsidR="00D3180C">
              <w:rPr>
                <w:webHidden/>
              </w:rPr>
              <w:fldChar w:fldCharType="begin"/>
            </w:r>
            <w:r w:rsidR="00D3180C">
              <w:rPr>
                <w:webHidden/>
              </w:rPr>
              <w:instrText xml:space="preserve"> PAGEREF _Toc149739436 \h </w:instrText>
            </w:r>
            <w:r w:rsidR="00D3180C">
              <w:rPr>
                <w:webHidden/>
              </w:rPr>
            </w:r>
            <w:r w:rsidR="00D3180C">
              <w:rPr>
                <w:webHidden/>
              </w:rPr>
              <w:fldChar w:fldCharType="separate"/>
            </w:r>
            <w:r w:rsidR="009D6E3A">
              <w:rPr>
                <w:webHidden/>
              </w:rPr>
              <w:t>21</w:t>
            </w:r>
            <w:r w:rsidR="00D3180C">
              <w:rPr>
                <w:webHidden/>
              </w:rPr>
              <w:fldChar w:fldCharType="end"/>
            </w:r>
          </w:hyperlink>
        </w:p>
        <w:p w14:paraId="0BBD6829" w14:textId="78D850CE"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37" w:history="1">
            <w:r w:rsidR="00D3180C" w:rsidRPr="00A45506">
              <w:rPr>
                <w:rStyle w:val="Hyperlink"/>
                <w:noProof/>
              </w:rPr>
              <w:t>2.6. FRAMEWORK</w:t>
            </w:r>
            <w:r w:rsidR="00D3180C">
              <w:rPr>
                <w:noProof/>
                <w:webHidden/>
              </w:rPr>
              <w:tab/>
            </w:r>
            <w:r w:rsidR="00D3180C">
              <w:rPr>
                <w:noProof/>
                <w:webHidden/>
              </w:rPr>
              <w:fldChar w:fldCharType="begin"/>
            </w:r>
            <w:r w:rsidR="00D3180C">
              <w:rPr>
                <w:noProof/>
                <w:webHidden/>
              </w:rPr>
              <w:instrText xml:space="preserve"> PAGEREF _Toc149739437 \h </w:instrText>
            </w:r>
            <w:r w:rsidR="00D3180C">
              <w:rPr>
                <w:noProof/>
                <w:webHidden/>
              </w:rPr>
            </w:r>
            <w:r w:rsidR="00D3180C">
              <w:rPr>
                <w:noProof/>
                <w:webHidden/>
              </w:rPr>
              <w:fldChar w:fldCharType="separate"/>
            </w:r>
            <w:r w:rsidR="009D6E3A">
              <w:rPr>
                <w:noProof/>
                <w:webHidden/>
              </w:rPr>
              <w:t>22</w:t>
            </w:r>
            <w:r w:rsidR="00D3180C">
              <w:rPr>
                <w:noProof/>
                <w:webHidden/>
              </w:rPr>
              <w:fldChar w:fldCharType="end"/>
            </w:r>
          </w:hyperlink>
        </w:p>
        <w:p w14:paraId="7C51AA42" w14:textId="3EAF2A75"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8" w:history="1">
            <w:r w:rsidR="00D3180C" w:rsidRPr="00A45506">
              <w:rPr>
                <w:rStyle w:val="Hyperlink"/>
              </w:rPr>
              <w:t>2.6.1. .NET Framework</w:t>
            </w:r>
            <w:r w:rsidR="00D3180C">
              <w:rPr>
                <w:webHidden/>
              </w:rPr>
              <w:tab/>
            </w:r>
            <w:r w:rsidR="00D3180C">
              <w:rPr>
                <w:webHidden/>
              </w:rPr>
              <w:fldChar w:fldCharType="begin"/>
            </w:r>
            <w:r w:rsidR="00D3180C">
              <w:rPr>
                <w:webHidden/>
              </w:rPr>
              <w:instrText xml:space="preserve"> PAGEREF _Toc149739438 \h </w:instrText>
            </w:r>
            <w:r w:rsidR="00D3180C">
              <w:rPr>
                <w:webHidden/>
              </w:rPr>
            </w:r>
            <w:r w:rsidR="00D3180C">
              <w:rPr>
                <w:webHidden/>
              </w:rPr>
              <w:fldChar w:fldCharType="separate"/>
            </w:r>
            <w:r w:rsidR="009D6E3A">
              <w:rPr>
                <w:webHidden/>
              </w:rPr>
              <w:t>22</w:t>
            </w:r>
            <w:r w:rsidR="00D3180C">
              <w:rPr>
                <w:webHidden/>
              </w:rPr>
              <w:fldChar w:fldCharType="end"/>
            </w:r>
          </w:hyperlink>
        </w:p>
        <w:p w14:paraId="63FD9D1C" w14:textId="555F4AFA"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39" w:history="1">
            <w:r w:rsidR="00D3180C" w:rsidRPr="00A45506">
              <w:rPr>
                <w:rStyle w:val="Hyperlink"/>
              </w:rPr>
              <w:t>2.6.2. Entity Framework</w:t>
            </w:r>
            <w:r w:rsidR="00D3180C">
              <w:rPr>
                <w:webHidden/>
              </w:rPr>
              <w:tab/>
            </w:r>
            <w:r w:rsidR="00D3180C">
              <w:rPr>
                <w:webHidden/>
              </w:rPr>
              <w:fldChar w:fldCharType="begin"/>
            </w:r>
            <w:r w:rsidR="00D3180C">
              <w:rPr>
                <w:webHidden/>
              </w:rPr>
              <w:instrText xml:space="preserve"> PAGEREF _Toc149739439 \h </w:instrText>
            </w:r>
            <w:r w:rsidR="00D3180C">
              <w:rPr>
                <w:webHidden/>
              </w:rPr>
            </w:r>
            <w:r w:rsidR="00D3180C">
              <w:rPr>
                <w:webHidden/>
              </w:rPr>
              <w:fldChar w:fldCharType="separate"/>
            </w:r>
            <w:r w:rsidR="009D6E3A">
              <w:rPr>
                <w:webHidden/>
              </w:rPr>
              <w:t>23</w:t>
            </w:r>
            <w:r w:rsidR="00D3180C">
              <w:rPr>
                <w:webHidden/>
              </w:rPr>
              <w:fldChar w:fldCharType="end"/>
            </w:r>
          </w:hyperlink>
        </w:p>
        <w:p w14:paraId="1381342F" w14:textId="0FD97FDE"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40" w:history="1">
            <w:r w:rsidR="00D3180C" w:rsidRPr="00A45506">
              <w:rPr>
                <w:rStyle w:val="Hyperlink"/>
                <w:noProof/>
              </w:rPr>
              <w:t xml:space="preserve">2.5. REACTJS </w:t>
            </w:r>
            <w:r w:rsidR="00D3180C">
              <w:rPr>
                <w:noProof/>
                <w:webHidden/>
              </w:rPr>
              <w:tab/>
            </w:r>
            <w:r w:rsidR="00D3180C">
              <w:rPr>
                <w:noProof/>
                <w:webHidden/>
              </w:rPr>
              <w:fldChar w:fldCharType="begin"/>
            </w:r>
            <w:r w:rsidR="00D3180C">
              <w:rPr>
                <w:noProof/>
                <w:webHidden/>
              </w:rPr>
              <w:instrText xml:space="preserve"> PAGEREF _Toc149739440 \h </w:instrText>
            </w:r>
            <w:r w:rsidR="00D3180C">
              <w:rPr>
                <w:noProof/>
                <w:webHidden/>
              </w:rPr>
            </w:r>
            <w:r w:rsidR="00D3180C">
              <w:rPr>
                <w:noProof/>
                <w:webHidden/>
              </w:rPr>
              <w:fldChar w:fldCharType="separate"/>
            </w:r>
            <w:r w:rsidR="009D6E3A">
              <w:rPr>
                <w:noProof/>
                <w:webHidden/>
              </w:rPr>
              <w:t>24</w:t>
            </w:r>
            <w:r w:rsidR="00D3180C">
              <w:rPr>
                <w:noProof/>
                <w:webHidden/>
              </w:rPr>
              <w:fldChar w:fldCharType="end"/>
            </w:r>
          </w:hyperlink>
        </w:p>
        <w:p w14:paraId="5EBBAFF6" w14:textId="11D79AEA"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1" w:history="1">
            <w:r w:rsidR="00D3180C" w:rsidRPr="00A45506">
              <w:rPr>
                <w:rStyle w:val="Hyperlink"/>
              </w:rPr>
              <w:t>2.5.1 Material UI</w:t>
            </w:r>
            <w:r w:rsidR="00D3180C">
              <w:rPr>
                <w:webHidden/>
              </w:rPr>
              <w:tab/>
            </w:r>
            <w:r w:rsidR="00D3180C">
              <w:rPr>
                <w:webHidden/>
              </w:rPr>
              <w:fldChar w:fldCharType="begin"/>
            </w:r>
            <w:r w:rsidR="00D3180C">
              <w:rPr>
                <w:webHidden/>
              </w:rPr>
              <w:instrText xml:space="preserve"> PAGEREF _Toc149739441 \h </w:instrText>
            </w:r>
            <w:r w:rsidR="00D3180C">
              <w:rPr>
                <w:webHidden/>
              </w:rPr>
            </w:r>
            <w:r w:rsidR="00D3180C">
              <w:rPr>
                <w:webHidden/>
              </w:rPr>
              <w:fldChar w:fldCharType="separate"/>
            </w:r>
            <w:r w:rsidR="009D6E3A">
              <w:rPr>
                <w:webHidden/>
              </w:rPr>
              <w:t>24</w:t>
            </w:r>
            <w:r w:rsidR="00D3180C">
              <w:rPr>
                <w:webHidden/>
              </w:rPr>
              <w:fldChar w:fldCharType="end"/>
            </w:r>
          </w:hyperlink>
        </w:p>
        <w:p w14:paraId="615A55BE" w14:textId="28465C50"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2" w:history="1">
            <w:r w:rsidR="00D3180C" w:rsidRPr="00A45506">
              <w:rPr>
                <w:rStyle w:val="Hyperlink"/>
              </w:rPr>
              <w:t>2.5.2 Axios</w:t>
            </w:r>
            <w:r w:rsidR="00D3180C">
              <w:rPr>
                <w:webHidden/>
              </w:rPr>
              <w:tab/>
            </w:r>
            <w:r w:rsidR="00D3180C">
              <w:rPr>
                <w:webHidden/>
              </w:rPr>
              <w:fldChar w:fldCharType="begin"/>
            </w:r>
            <w:r w:rsidR="00D3180C">
              <w:rPr>
                <w:webHidden/>
              </w:rPr>
              <w:instrText xml:space="preserve"> PAGEREF _Toc149739442 \h </w:instrText>
            </w:r>
            <w:r w:rsidR="00D3180C">
              <w:rPr>
                <w:webHidden/>
              </w:rPr>
            </w:r>
            <w:r w:rsidR="00D3180C">
              <w:rPr>
                <w:webHidden/>
              </w:rPr>
              <w:fldChar w:fldCharType="separate"/>
            </w:r>
            <w:r w:rsidR="009D6E3A">
              <w:rPr>
                <w:webHidden/>
              </w:rPr>
              <w:t>24</w:t>
            </w:r>
            <w:r w:rsidR="00D3180C">
              <w:rPr>
                <w:webHidden/>
              </w:rPr>
              <w:fldChar w:fldCharType="end"/>
            </w:r>
          </w:hyperlink>
        </w:p>
        <w:p w14:paraId="61985102" w14:textId="582C0933"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43" w:history="1">
            <w:r w:rsidR="00D3180C" w:rsidRPr="00A45506">
              <w:rPr>
                <w:rStyle w:val="Hyperlink"/>
                <w:noProof/>
              </w:rPr>
              <w:t>2.6 WEB SERVICES</w:t>
            </w:r>
            <w:r w:rsidR="00D3180C">
              <w:rPr>
                <w:noProof/>
                <w:webHidden/>
              </w:rPr>
              <w:tab/>
            </w:r>
            <w:r w:rsidR="00D3180C">
              <w:rPr>
                <w:noProof/>
                <w:webHidden/>
              </w:rPr>
              <w:fldChar w:fldCharType="begin"/>
            </w:r>
            <w:r w:rsidR="00D3180C">
              <w:rPr>
                <w:noProof/>
                <w:webHidden/>
              </w:rPr>
              <w:instrText xml:space="preserve"> PAGEREF _Toc149739443 \h </w:instrText>
            </w:r>
            <w:r w:rsidR="00D3180C">
              <w:rPr>
                <w:noProof/>
                <w:webHidden/>
              </w:rPr>
            </w:r>
            <w:r w:rsidR="00D3180C">
              <w:rPr>
                <w:noProof/>
                <w:webHidden/>
              </w:rPr>
              <w:fldChar w:fldCharType="separate"/>
            </w:r>
            <w:r w:rsidR="009D6E3A">
              <w:rPr>
                <w:noProof/>
                <w:webHidden/>
              </w:rPr>
              <w:t>25</w:t>
            </w:r>
            <w:r w:rsidR="00D3180C">
              <w:rPr>
                <w:noProof/>
                <w:webHidden/>
              </w:rPr>
              <w:fldChar w:fldCharType="end"/>
            </w:r>
          </w:hyperlink>
        </w:p>
        <w:p w14:paraId="2B68A4A7" w14:textId="744CF2B8"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4" w:history="1">
            <w:r w:rsidR="00D3180C" w:rsidRPr="00A45506">
              <w:rPr>
                <w:rStyle w:val="Hyperlink"/>
              </w:rPr>
              <w:t>2.6.1 API</w:t>
            </w:r>
            <w:r w:rsidR="00D3180C">
              <w:rPr>
                <w:webHidden/>
              </w:rPr>
              <w:tab/>
            </w:r>
            <w:r w:rsidR="00D3180C">
              <w:rPr>
                <w:webHidden/>
              </w:rPr>
              <w:fldChar w:fldCharType="begin"/>
            </w:r>
            <w:r w:rsidR="00D3180C">
              <w:rPr>
                <w:webHidden/>
              </w:rPr>
              <w:instrText xml:space="preserve"> PAGEREF _Toc149739444 \h </w:instrText>
            </w:r>
            <w:r w:rsidR="00D3180C">
              <w:rPr>
                <w:webHidden/>
              </w:rPr>
            </w:r>
            <w:r w:rsidR="00D3180C">
              <w:rPr>
                <w:webHidden/>
              </w:rPr>
              <w:fldChar w:fldCharType="separate"/>
            </w:r>
            <w:r w:rsidR="009D6E3A">
              <w:rPr>
                <w:webHidden/>
              </w:rPr>
              <w:t>25</w:t>
            </w:r>
            <w:r w:rsidR="00D3180C">
              <w:rPr>
                <w:webHidden/>
              </w:rPr>
              <w:fldChar w:fldCharType="end"/>
            </w:r>
          </w:hyperlink>
        </w:p>
        <w:p w14:paraId="688155DC" w14:textId="280051BB"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5" w:history="1">
            <w:r w:rsidR="00D3180C" w:rsidRPr="00A45506">
              <w:rPr>
                <w:rStyle w:val="Hyperlink"/>
              </w:rPr>
              <w:t>2.6.2 Arquitetura REST</w:t>
            </w:r>
            <w:r w:rsidR="00D3180C">
              <w:rPr>
                <w:webHidden/>
              </w:rPr>
              <w:tab/>
            </w:r>
            <w:r w:rsidR="00D3180C">
              <w:rPr>
                <w:webHidden/>
              </w:rPr>
              <w:fldChar w:fldCharType="begin"/>
            </w:r>
            <w:r w:rsidR="00D3180C">
              <w:rPr>
                <w:webHidden/>
              </w:rPr>
              <w:instrText xml:space="preserve"> PAGEREF _Toc149739445 \h </w:instrText>
            </w:r>
            <w:r w:rsidR="00D3180C">
              <w:rPr>
                <w:webHidden/>
              </w:rPr>
            </w:r>
            <w:r w:rsidR="00D3180C">
              <w:rPr>
                <w:webHidden/>
              </w:rPr>
              <w:fldChar w:fldCharType="separate"/>
            </w:r>
            <w:r w:rsidR="009D6E3A">
              <w:rPr>
                <w:webHidden/>
              </w:rPr>
              <w:t>25</w:t>
            </w:r>
            <w:r w:rsidR="00D3180C">
              <w:rPr>
                <w:webHidden/>
              </w:rPr>
              <w:fldChar w:fldCharType="end"/>
            </w:r>
          </w:hyperlink>
        </w:p>
        <w:p w14:paraId="44C7C5CB" w14:textId="1B66CDE9"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6" w:history="1">
            <w:r w:rsidR="00D3180C" w:rsidRPr="00A45506">
              <w:rPr>
                <w:rStyle w:val="Hyperlink"/>
              </w:rPr>
              <w:t>2.6.3 Métodos HTTP</w:t>
            </w:r>
            <w:r w:rsidR="00D3180C">
              <w:rPr>
                <w:webHidden/>
              </w:rPr>
              <w:tab/>
            </w:r>
            <w:r w:rsidR="00D3180C">
              <w:rPr>
                <w:webHidden/>
              </w:rPr>
              <w:fldChar w:fldCharType="begin"/>
            </w:r>
            <w:r w:rsidR="00D3180C">
              <w:rPr>
                <w:webHidden/>
              </w:rPr>
              <w:instrText xml:space="preserve"> PAGEREF _Toc149739446 \h </w:instrText>
            </w:r>
            <w:r w:rsidR="00D3180C">
              <w:rPr>
                <w:webHidden/>
              </w:rPr>
            </w:r>
            <w:r w:rsidR="00D3180C">
              <w:rPr>
                <w:webHidden/>
              </w:rPr>
              <w:fldChar w:fldCharType="separate"/>
            </w:r>
            <w:r w:rsidR="009D6E3A">
              <w:rPr>
                <w:webHidden/>
              </w:rPr>
              <w:t>26</w:t>
            </w:r>
            <w:r w:rsidR="00D3180C">
              <w:rPr>
                <w:webHidden/>
              </w:rPr>
              <w:fldChar w:fldCharType="end"/>
            </w:r>
          </w:hyperlink>
        </w:p>
        <w:p w14:paraId="3EFBD3AA" w14:textId="680A3BA2"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47" w:history="1">
            <w:r w:rsidR="00D3180C" w:rsidRPr="00A45506">
              <w:rPr>
                <w:rStyle w:val="Hyperlink"/>
                <w:noProof/>
              </w:rPr>
              <w:t>2.7 BANCO DE DADOS</w:t>
            </w:r>
            <w:r w:rsidR="00D3180C">
              <w:rPr>
                <w:noProof/>
                <w:webHidden/>
              </w:rPr>
              <w:tab/>
            </w:r>
            <w:r w:rsidR="00D3180C">
              <w:rPr>
                <w:noProof/>
                <w:webHidden/>
              </w:rPr>
              <w:fldChar w:fldCharType="begin"/>
            </w:r>
            <w:r w:rsidR="00D3180C">
              <w:rPr>
                <w:noProof/>
                <w:webHidden/>
              </w:rPr>
              <w:instrText xml:space="preserve"> PAGEREF _Toc149739447 \h </w:instrText>
            </w:r>
            <w:r w:rsidR="00D3180C">
              <w:rPr>
                <w:noProof/>
                <w:webHidden/>
              </w:rPr>
            </w:r>
            <w:r w:rsidR="00D3180C">
              <w:rPr>
                <w:noProof/>
                <w:webHidden/>
              </w:rPr>
              <w:fldChar w:fldCharType="separate"/>
            </w:r>
            <w:r w:rsidR="009D6E3A">
              <w:rPr>
                <w:noProof/>
                <w:webHidden/>
              </w:rPr>
              <w:t>26</w:t>
            </w:r>
            <w:r w:rsidR="00D3180C">
              <w:rPr>
                <w:noProof/>
                <w:webHidden/>
              </w:rPr>
              <w:fldChar w:fldCharType="end"/>
            </w:r>
          </w:hyperlink>
        </w:p>
        <w:p w14:paraId="5DF3EF35" w14:textId="3D3D6800"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8" w:history="1">
            <w:r w:rsidR="00D3180C" w:rsidRPr="00A45506">
              <w:rPr>
                <w:rStyle w:val="Hyperlink"/>
              </w:rPr>
              <w:t>2.7.1 Banco de Dados Relacional</w:t>
            </w:r>
            <w:r w:rsidR="00D3180C">
              <w:rPr>
                <w:webHidden/>
              </w:rPr>
              <w:tab/>
            </w:r>
            <w:r w:rsidR="00D3180C">
              <w:rPr>
                <w:webHidden/>
              </w:rPr>
              <w:fldChar w:fldCharType="begin"/>
            </w:r>
            <w:r w:rsidR="00D3180C">
              <w:rPr>
                <w:webHidden/>
              </w:rPr>
              <w:instrText xml:space="preserve"> PAGEREF _Toc149739448 \h </w:instrText>
            </w:r>
            <w:r w:rsidR="00D3180C">
              <w:rPr>
                <w:webHidden/>
              </w:rPr>
            </w:r>
            <w:r w:rsidR="00D3180C">
              <w:rPr>
                <w:webHidden/>
              </w:rPr>
              <w:fldChar w:fldCharType="separate"/>
            </w:r>
            <w:r w:rsidR="009D6E3A">
              <w:rPr>
                <w:webHidden/>
              </w:rPr>
              <w:t>27</w:t>
            </w:r>
            <w:r w:rsidR="00D3180C">
              <w:rPr>
                <w:webHidden/>
              </w:rPr>
              <w:fldChar w:fldCharType="end"/>
            </w:r>
          </w:hyperlink>
        </w:p>
        <w:p w14:paraId="722CA4E9" w14:textId="57496697"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49" w:history="1">
            <w:r w:rsidR="00D3180C" w:rsidRPr="00A45506">
              <w:rPr>
                <w:rStyle w:val="Hyperlink"/>
              </w:rPr>
              <w:t>2.7.2 Banco de Dados Não Relacional</w:t>
            </w:r>
            <w:r w:rsidR="00D3180C">
              <w:rPr>
                <w:webHidden/>
              </w:rPr>
              <w:tab/>
            </w:r>
            <w:r w:rsidR="00D3180C">
              <w:rPr>
                <w:webHidden/>
              </w:rPr>
              <w:fldChar w:fldCharType="begin"/>
            </w:r>
            <w:r w:rsidR="00D3180C">
              <w:rPr>
                <w:webHidden/>
              </w:rPr>
              <w:instrText xml:space="preserve"> PAGEREF _Toc149739449 \h </w:instrText>
            </w:r>
            <w:r w:rsidR="00D3180C">
              <w:rPr>
                <w:webHidden/>
              </w:rPr>
            </w:r>
            <w:r w:rsidR="00D3180C">
              <w:rPr>
                <w:webHidden/>
              </w:rPr>
              <w:fldChar w:fldCharType="separate"/>
            </w:r>
            <w:r w:rsidR="009D6E3A">
              <w:rPr>
                <w:webHidden/>
              </w:rPr>
              <w:t>28</w:t>
            </w:r>
            <w:r w:rsidR="00D3180C">
              <w:rPr>
                <w:webHidden/>
              </w:rPr>
              <w:fldChar w:fldCharType="end"/>
            </w:r>
          </w:hyperlink>
        </w:p>
        <w:p w14:paraId="35BF649F" w14:textId="10774AEC"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50" w:history="1">
            <w:r w:rsidR="00D3180C" w:rsidRPr="00A45506">
              <w:rPr>
                <w:rStyle w:val="Hyperlink"/>
              </w:rPr>
              <w:t>2.7.3 SQL Server</w:t>
            </w:r>
            <w:r w:rsidR="00D3180C">
              <w:rPr>
                <w:webHidden/>
              </w:rPr>
              <w:tab/>
            </w:r>
            <w:r w:rsidR="00D3180C">
              <w:rPr>
                <w:webHidden/>
              </w:rPr>
              <w:fldChar w:fldCharType="begin"/>
            </w:r>
            <w:r w:rsidR="00D3180C">
              <w:rPr>
                <w:webHidden/>
              </w:rPr>
              <w:instrText xml:space="preserve"> PAGEREF _Toc149739450 \h </w:instrText>
            </w:r>
            <w:r w:rsidR="00D3180C">
              <w:rPr>
                <w:webHidden/>
              </w:rPr>
            </w:r>
            <w:r w:rsidR="00D3180C">
              <w:rPr>
                <w:webHidden/>
              </w:rPr>
              <w:fldChar w:fldCharType="separate"/>
            </w:r>
            <w:r w:rsidR="009D6E3A">
              <w:rPr>
                <w:webHidden/>
              </w:rPr>
              <w:t>29</w:t>
            </w:r>
            <w:r w:rsidR="00D3180C">
              <w:rPr>
                <w:webHidden/>
              </w:rPr>
              <w:fldChar w:fldCharType="end"/>
            </w:r>
          </w:hyperlink>
        </w:p>
        <w:p w14:paraId="0A8409D9" w14:textId="54986210"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51" w:history="1">
            <w:r w:rsidR="00D3180C" w:rsidRPr="00A45506">
              <w:rPr>
                <w:rStyle w:val="Hyperlink"/>
                <w:noProof/>
              </w:rPr>
              <w:t>2.8 C#</w:t>
            </w:r>
            <w:r w:rsidR="00D3180C">
              <w:rPr>
                <w:noProof/>
                <w:webHidden/>
              </w:rPr>
              <w:tab/>
            </w:r>
            <w:r w:rsidR="00D3180C">
              <w:rPr>
                <w:noProof/>
                <w:webHidden/>
              </w:rPr>
              <w:fldChar w:fldCharType="begin"/>
            </w:r>
            <w:r w:rsidR="00D3180C">
              <w:rPr>
                <w:noProof/>
                <w:webHidden/>
              </w:rPr>
              <w:instrText xml:space="preserve"> PAGEREF _Toc149739451 \h </w:instrText>
            </w:r>
            <w:r w:rsidR="00D3180C">
              <w:rPr>
                <w:noProof/>
                <w:webHidden/>
              </w:rPr>
            </w:r>
            <w:r w:rsidR="00D3180C">
              <w:rPr>
                <w:noProof/>
                <w:webHidden/>
              </w:rPr>
              <w:fldChar w:fldCharType="separate"/>
            </w:r>
            <w:r w:rsidR="009D6E3A">
              <w:rPr>
                <w:noProof/>
                <w:webHidden/>
              </w:rPr>
              <w:t>29</w:t>
            </w:r>
            <w:r w:rsidR="00D3180C">
              <w:rPr>
                <w:noProof/>
                <w:webHidden/>
              </w:rPr>
              <w:fldChar w:fldCharType="end"/>
            </w:r>
          </w:hyperlink>
        </w:p>
        <w:p w14:paraId="067A7465" w14:textId="3E05A1F6"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52" w:history="1">
            <w:r w:rsidR="00D3180C" w:rsidRPr="00A45506">
              <w:rPr>
                <w:rStyle w:val="Hyperlink"/>
                <w:noProof/>
              </w:rPr>
              <w:t>2.9 SWAGGER</w:t>
            </w:r>
            <w:r w:rsidR="00D3180C">
              <w:rPr>
                <w:noProof/>
                <w:webHidden/>
              </w:rPr>
              <w:tab/>
            </w:r>
            <w:r w:rsidR="00D3180C">
              <w:rPr>
                <w:noProof/>
                <w:webHidden/>
              </w:rPr>
              <w:fldChar w:fldCharType="begin"/>
            </w:r>
            <w:r w:rsidR="00D3180C">
              <w:rPr>
                <w:noProof/>
                <w:webHidden/>
              </w:rPr>
              <w:instrText xml:space="preserve"> PAGEREF _Toc149739452 \h </w:instrText>
            </w:r>
            <w:r w:rsidR="00D3180C">
              <w:rPr>
                <w:noProof/>
                <w:webHidden/>
              </w:rPr>
            </w:r>
            <w:r w:rsidR="00D3180C">
              <w:rPr>
                <w:noProof/>
                <w:webHidden/>
              </w:rPr>
              <w:fldChar w:fldCharType="separate"/>
            </w:r>
            <w:r w:rsidR="009D6E3A">
              <w:rPr>
                <w:noProof/>
                <w:webHidden/>
              </w:rPr>
              <w:t>30</w:t>
            </w:r>
            <w:r w:rsidR="00D3180C">
              <w:rPr>
                <w:noProof/>
                <w:webHidden/>
              </w:rPr>
              <w:fldChar w:fldCharType="end"/>
            </w:r>
          </w:hyperlink>
        </w:p>
        <w:p w14:paraId="22D000C3" w14:textId="53F04572"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53" w:history="1">
            <w:r w:rsidR="00D3180C" w:rsidRPr="00A45506">
              <w:rPr>
                <w:rStyle w:val="Hyperlink"/>
                <w:noProof/>
              </w:rPr>
              <w:t>2.10 JWT</w:t>
            </w:r>
            <w:r w:rsidR="00D3180C">
              <w:rPr>
                <w:noProof/>
                <w:webHidden/>
              </w:rPr>
              <w:tab/>
            </w:r>
            <w:r w:rsidR="00D3180C">
              <w:rPr>
                <w:noProof/>
                <w:webHidden/>
              </w:rPr>
              <w:fldChar w:fldCharType="begin"/>
            </w:r>
            <w:r w:rsidR="00D3180C">
              <w:rPr>
                <w:noProof/>
                <w:webHidden/>
              </w:rPr>
              <w:instrText xml:space="preserve"> PAGEREF _Toc149739453 \h </w:instrText>
            </w:r>
            <w:r w:rsidR="00D3180C">
              <w:rPr>
                <w:noProof/>
                <w:webHidden/>
              </w:rPr>
            </w:r>
            <w:r w:rsidR="00D3180C">
              <w:rPr>
                <w:noProof/>
                <w:webHidden/>
              </w:rPr>
              <w:fldChar w:fldCharType="separate"/>
            </w:r>
            <w:r w:rsidR="009D6E3A">
              <w:rPr>
                <w:noProof/>
                <w:webHidden/>
              </w:rPr>
              <w:t>30</w:t>
            </w:r>
            <w:r w:rsidR="00D3180C">
              <w:rPr>
                <w:noProof/>
                <w:webHidden/>
              </w:rPr>
              <w:fldChar w:fldCharType="end"/>
            </w:r>
          </w:hyperlink>
        </w:p>
        <w:p w14:paraId="20BA09EA" w14:textId="2E017886"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54" w:history="1">
            <w:r w:rsidR="00D3180C" w:rsidRPr="00A45506">
              <w:rPr>
                <w:rStyle w:val="Hyperlink"/>
                <w:noProof/>
              </w:rPr>
              <w:t>3. METODOLOGIA DA PESQUISA</w:t>
            </w:r>
            <w:r w:rsidR="00D3180C">
              <w:rPr>
                <w:noProof/>
                <w:webHidden/>
              </w:rPr>
              <w:tab/>
            </w:r>
            <w:r w:rsidR="00D3180C">
              <w:rPr>
                <w:noProof/>
                <w:webHidden/>
              </w:rPr>
              <w:fldChar w:fldCharType="begin"/>
            </w:r>
            <w:r w:rsidR="00D3180C">
              <w:rPr>
                <w:noProof/>
                <w:webHidden/>
              </w:rPr>
              <w:instrText xml:space="preserve"> PAGEREF _Toc149739454 \h </w:instrText>
            </w:r>
            <w:r w:rsidR="00D3180C">
              <w:rPr>
                <w:noProof/>
                <w:webHidden/>
              </w:rPr>
            </w:r>
            <w:r w:rsidR="00D3180C">
              <w:rPr>
                <w:noProof/>
                <w:webHidden/>
              </w:rPr>
              <w:fldChar w:fldCharType="separate"/>
            </w:r>
            <w:r w:rsidR="009D6E3A">
              <w:rPr>
                <w:noProof/>
                <w:webHidden/>
              </w:rPr>
              <w:t>31</w:t>
            </w:r>
            <w:r w:rsidR="00D3180C">
              <w:rPr>
                <w:noProof/>
                <w:webHidden/>
              </w:rPr>
              <w:fldChar w:fldCharType="end"/>
            </w:r>
          </w:hyperlink>
        </w:p>
        <w:p w14:paraId="1C1B1E04" w14:textId="16A3288F"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55" w:history="1">
            <w:r w:rsidR="00D3180C" w:rsidRPr="00A45506">
              <w:rPr>
                <w:rStyle w:val="Hyperlink"/>
                <w:noProof/>
              </w:rPr>
              <w:t>3.1 MAPEAMENTO DE CENÁRIO</w:t>
            </w:r>
            <w:r w:rsidR="00D3180C">
              <w:rPr>
                <w:noProof/>
                <w:webHidden/>
              </w:rPr>
              <w:tab/>
            </w:r>
            <w:r w:rsidR="00D3180C">
              <w:rPr>
                <w:noProof/>
                <w:webHidden/>
              </w:rPr>
              <w:fldChar w:fldCharType="begin"/>
            </w:r>
            <w:r w:rsidR="00D3180C">
              <w:rPr>
                <w:noProof/>
                <w:webHidden/>
              </w:rPr>
              <w:instrText xml:space="preserve"> PAGEREF _Toc149739455 \h </w:instrText>
            </w:r>
            <w:r w:rsidR="00D3180C">
              <w:rPr>
                <w:noProof/>
                <w:webHidden/>
              </w:rPr>
            </w:r>
            <w:r w:rsidR="00D3180C">
              <w:rPr>
                <w:noProof/>
                <w:webHidden/>
              </w:rPr>
              <w:fldChar w:fldCharType="separate"/>
            </w:r>
            <w:r w:rsidR="009D6E3A">
              <w:rPr>
                <w:noProof/>
                <w:webHidden/>
              </w:rPr>
              <w:t>32</w:t>
            </w:r>
            <w:r w:rsidR="00D3180C">
              <w:rPr>
                <w:noProof/>
                <w:webHidden/>
              </w:rPr>
              <w:fldChar w:fldCharType="end"/>
            </w:r>
          </w:hyperlink>
        </w:p>
        <w:p w14:paraId="575B4848" w14:textId="1CC8ECB7"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56" w:history="1">
            <w:r w:rsidR="00D3180C" w:rsidRPr="00A45506">
              <w:rPr>
                <w:rStyle w:val="Hyperlink"/>
                <w:noProof/>
              </w:rPr>
              <w:t>4. PROTÓTIPO DE SISTEMA WEB PARA GERENCIAMENTO DE PROPOSTAS EM ESCRITÓRIOS DE SOLUÇÕES AGRÍCOLAS</w:t>
            </w:r>
            <w:r w:rsidR="00D3180C">
              <w:rPr>
                <w:noProof/>
                <w:webHidden/>
              </w:rPr>
              <w:tab/>
            </w:r>
            <w:r w:rsidR="00D3180C">
              <w:rPr>
                <w:noProof/>
                <w:webHidden/>
              </w:rPr>
              <w:fldChar w:fldCharType="begin"/>
            </w:r>
            <w:r w:rsidR="00D3180C">
              <w:rPr>
                <w:noProof/>
                <w:webHidden/>
              </w:rPr>
              <w:instrText xml:space="preserve"> PAGEREF _Toc149739456 \h </w:instrText>
            </w:r>
            <w:r w:rsidR="00D3180C">
              <w:rPr>
                <w:noProof/>
                <w:webHidden/>
              </w:rPr>
            </w:r>
            <w:r w:rsidR="00D3180C">
              <w:rPr>
                <w:noProof/>
                <w:webHidden/>
              </w:rPr>
              <w:fldChar w:fldCharType="separate"/>
            </w:r>
            <w:r w:rsidR="009D6E3A">
              <w:rPr>
                <w:noProof/>
                <w:webHidden/>
              </w:rPr>
              <w:t>37</w:t>
            </w:r>
            <w:r w:rsidR="00D3180C">
              <w:rPr>
                <w:noProof/>
                <w:webHidden/>
              </w:rPr>
              <w:fldChar w:fldCharType="end"/>
            </w:r>
          </w:hyperlink>
        </w:p>
        <w:p w14:paraId="63F0E146" w14:textId="75D42433"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57" w:history="1">
            <w:r w:rsidR="00D3180C" w:rsidRPr="00A45506">
              <w:rPr>
                <w:rStyle w:val="Hyperlink"/>
                <w:noProof/>
              </w:rPr>
              <w:t>4.1 ANÁLISE</w:t>
            </w:r>
            <w:r w:rsidR="00D3180C">
              <w:rPr>
                <w:noProof/>
                <w:webHidden/>
              </w:rPr>
              <w:tab/>
            </w:r>
            <w:r w:rsidR="00D3180C">
              <w:rPr>
                <w:noProof/>
                <w:webHidden/>
              </w:rPr>
              <w:fldChar w:fldCharType="begin"/>
            </w:r>
            <w:r w:rsidR="00D3180C">
              <w:rPr>
                <w:noProof/>
                <w:webHidden/>
              </w:rPr>
              <w:instrText xml:space="preserve"> PAGEREF _Toc149739457 \h </w:instrText>
            </w:r>
            <w:r w:rsidR="00D3180C">
              <w:rPr>
                <w:noProof/>
                <w:webHidden/>
              </w:rPr>
            </w:r>
            <w:r w:rsidR="00D3180C">
              <w:rPr>
                <w:noProof/>
                <w:webHidden/>
              </w:rPr>
              <w:fldChar w:fldCharType="separate"/>
            </w:r>
            <w:r w:rsidR="009D6E3A">
              <w:rPr>
                <w:noProof/>
                <w:webHidden/>
              </w:rPr>
              <w:t>37</w:t>
            </w:r>
            <w:r w:rsidR="00D3180C">
              <w:rPr>
                <w:noProof/>
                <w:webHidden/>
              </w:rPr>
              <w:fldChar w:fldCharType="end"/>
            </w:r>
          </w:hyperlink>
        </w:p>
        <w:p w14:paraId="2AFF2295" w14:textId="017DA02A"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58" w:history="1">
            <w:r w:rsidR="00D3180C" w:rsidRPr="00A45506">
              <w:rPr>
                <w:rStyle w:val="Hyperlink"/>
              </w:rPr>
              <w:t>4.1.1 Visão Geral do Protótipo</w:t>
            </w:r>
            <w:r w:rsidR="00D3180C">
              <w:rPr>
                <w:webHidden/>
              </w:rPr>
              <w:tab/>
            </w:r>
            <w:r w:rsidR="00D3180C">
              <w:rPr>
                <w:webHidden/>
              </w:rPr>
              <w:fldChar w:fldCharType="begin"/>
            </w:r>
            <w:r w:rsidR="00D3180C">
              <w:rPr>
                <w:webHidden/>
              </w:rPr>
              <w:instrText xml:space="preserve"> PAGEREF _Toc149739458 \h </w:instrText>
            </w:r>
            <w:r w:rsidR="00D3180C">
              <w:rPr>
                <w:webHidden/>
              </w:rPr>
            </w:r>
            <w:r w:rsidR="00D3180C">
              <w:rPr>
                <w:webHidden/>
              </w:rPr>
              <w:fldChar w:fldCharType="separate"/>
            </w:r>
            <w:r w:rsidR="009D6E3A">
              <w:rPr>
                <w:webHidden/>
              </w:rPr>
              <w:t>37</w:t>
            </w:r>
            <w:r w:rsidR="00D3180C">
              <w:rPr>
                <w:webHidden/>
              </w:rPr>
              <w:fldChar w:fldCharType="end"/>
            </w:r>
          </w:hyperlink>
        </w:p>
        <w:p w14:paraId="18DE740A" w14:textId="0F20F17B"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59" w:history="1">
            <w:r w:rsidR="00D3180C" w:rsidRPr="00A45506">
              <w:rPr>
                <w:rStyle w:val="Hyperlink"/>
              </w:rPr>
              <w:t>4.1.2 Requisitos</w:t>
            </w:r>
            <w:r w:rsidR="00D3180C">
              <w:rPr>
                <w:webHidden/>
              </w:rPr>
              <w:tab/>
            </w:r>
            <w:r w:rsidR="00D3180C">
              <w:rPr>
                <w:webHidden/>
              </w:rPr>
              <w:fldChar w:fldCharType="begin"/>
            </w:r>
            <w:r w:rsidR="00D3180C">
              <w:rPr>
                <w:webHidden/>
              </w:rPr>
              <w:instrText xml:space="preserve"> PAGEREF _Toc149739459 \h </w:instrText>
            </w:r>
            <w:r w:rsidR="00D3180C">
              <w:rPr>
                <w:webHidden/>
              </w:rPr>
            </w:r>
            <w:r w:rsidR="00D3180C">
              <w:rPr>
                <w:webHidden/>
              </w:rPr>
              <w:fldChar w:fldCharType="separate"/>
            </w:r>
            <w:r w:rsidR="009D6E3A">
              <w:rPr>
                <w:webHidden/>
              </w:rPr>
              <w:t>38</w:t>
            </w:r>
            <w:r w:rsidR="00D3180C">
              <w:rPr>
                <w:webHidden/>
              </w:rPr>
              <w:fldChar w:fldCharType="end"/>
            </w:r>
          </w:hyperlink>
        </w:p>
        <w:p w14:paraId="2916692B" w14:textId="15CB4E7C"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60" w:history="1">
            <w:r w:rsidR="00D3180C" w:rsidRPr="00A45506">
              <w:rPr>
                <w:rStyle w:val="Hyperlink"/>
              </w:rPr>
              <w:t>4.1.3 Diagramas</w:t>
            </w:r>
            <w:r w:rsidR="00D3180C">
              <w:rPr>
                <w:webHidden/>
              </w:rPr>
              <w:tab/>
            </w:r>
            <w:r w:rsidR="00D3180C">
              <w:rPr>
                <w:webHidden/>
              </w:rPr>
              <w:fldChar w:fldCharType="begin"/>
            </w:r>
            <w:r w:rsidR="00D3180C">
              <w:rPr>
                <w:webHidden/>
              </w:rPr>
              <w:instrText xml:space="preserve"> PAGEREF _Toc149739460 \h </w:instrText>
            </w:r>
            <w:r w:rsidR="00D3180C">
              <w:rPr>
                <w:webHidden/>
              </w:rPr>
            </w:r>
            <w:r w:rsidR="00D3180C">
              <w:rPr>
                <w:webHidden/>
              </w:rPr>
              <w:fldChar w:fldCharType="separate"/>
            </w:r>
            <w:r w:rsidR="009D6E3A">
              <w:rPr>
                <w:webHidden/>
              </w:rPr>
              <w:t>41</w:t>
            </w:r>
            <w:r w:rsidR="00D3180C">
              <w:rPr>
                <w:webHidden/>
              </w:rPr>
              <w:fldChar w:fldCharType="end"/>
            </w:r>
          </w:hyperlink>
        </w:p>
        <w:p w14:paraId="5BCD5FAD" w14:textId="01CBC7B3"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61" w:history="1">
            <w:r w:rsidR="00D3180C" w:rsidRPr="00A45506">
              <w:rPr>
                <w:rStyle w:val="Hyperlink"/>
                <w:noProof/>
              </w:rPr>
              <w:t>4.2 Implementação</w:t>
            </w:r>
            <w:r w:rsidR="00D3180C">
              <w:rPr>
                <w:noProof/>
                <w:webHidden/>
              </w:rPr>
              <w:tab/>
            </w:r>
            <w:r w:rsidR="00D3180C">
              <w:rPr>
                <w:noProof/>
                <w:webHidden/>
              </w:rPr>
              <w:fldChar w:fldCharType="begin"/>
            </w:r>
            <w:r w:rsidR="00D3180C">
              <w:rPr>
                <w:noProof/>
                <w:webHidden/>
              </w:rPr>
              <w:instrText xml:space="preserve"> PAGEREF _Toc149739461 \h </w:instrText>
            </w:r>
            <w:r w:rsidR="00D3180C">
              <w:rPr>
                <w:noProof/>
                <w:webHidden/>
              </w:rPr>
            </w:r>
            <w:r w:rsidR="00D3180C">
              <w:rPr>
                <w:noProof/>
                <w:webHidden/>
              </w:rPr>
              <w:fldChar w:fldCharType="separate"/>
            </w:r>
            <w:r w:rsidR="009D6E3A">
              <w:rPr>
                <w:noProof/>
                <w:webHidden/>
              </w:rPr>
              <w:t>45</w:t>
            </w:r>
            <w:r w:rsidR="00D3180C">
              <w:rPr>
                <w:noProof/>
                <w:webHidden/>
              </w:rPr>
              <w:fldChar w:fldCharType="end"/>
            </w:r>
          </w:hyperlink>
        </w:p>
        <w:p w14:paraId="70DC4D81" w14:textId="2AFC4B85"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62" w:history="1">
            <w:r w:rsidR="00D3180C" w:rsidRPr="00A45506">
              <w:rPr>
                <w:rStyle w:val="Hyperlink"/>
              </w:rPr>
              <w:t>4.2.1 Técnicas e Ferramentas Utilizadas</w:t>
            </w:r>
            <w:r w:rsidR="00D3180C">
              <w:rPr>
                <w:webHidden/>
              </w:rPr>
              <w:tab/>
            </w:r>
            <w:r w:rsidR="00D3180C">
              <w:rPr>
                <w:webHidden/>
              </w:rPr>
              <w:fldChar w:fldCharType="begin"/>
            </w:r>
            <w:r w:rsidR="00D3180C">
              <w:rPr>
                <w:webHidden/>
              </w:rPr>
              <w:instrText xml:space="preserve"> PAGEREF _Toc149739462 \h </w:instrText>
            </w:r>
            <w:r w:rsidR="00D3180C">
              <w:rPr>
                <w:webHidden/>
              </w:rPr>
            </w:r>
            <w:r w:rsidR="00D3180C">
              <w:rPr>
                <w:webHidden/>
              </w:rPr>
              <w:fldChar w:fldCharType="separate"/>
            </w:r>
            <w:r w:rsidR="009D6E3A">
              <w:rPr>
                <w:webHidden/>
              </w:rPr>
              <w:t>45</w:t>
            </w:r>
            <w:r w:rsidR="00D3180C">
              <w:rPr>
                <w:webHidden/>
              </w:rPr>
              <w:fldChar w:fldCharType="end"/>
            </w:r>
          </w:hyperlink>
        </w:p>
        <w:p w14:paraId="4E965003" w14:textId="4BB6D1FB" w:rsidR="00D3180C" w:rsidRDefault="00000000" w:rsidP="00D3180C">
          <w:pPr>
            <w:pStyle w:val="Sumrio3"/>
            <w:rPr>
              <w:rFonts w:asciiTheme="minorHAnsi" w:eastAsiaTheme="minorEastAsia" w:hAnsiTheme="minorHAnsi" w:cstheme="minorBidi"/>
              <w:kern w:val="2"/>
              <w:sz w:val="22"/>
              <w:szCs w:val="22"/>
              <w:lang w:eastAsia="pt-BR"/>
              <w14:ligatures w14:val="standardContextual"/>
            </w:rPr>
          </w:pPr>
          <w:hyperlink w:anchor="_Toc149739463" w:history="1">
            <w:r w:rsidR="00D3180C" w:rsidRPr="00A45506">
              <w:rPr>
                <w:rStyle w:val="Hyperlink"/>
              </w:rPr>
              <w:t>4.2.2 Utilização e Funcionamento</w:t>
            </w:r>
            <w:r w:rsidR="00D3180C">
              <w:rPr>
                <w:webHidden/>
              </w:rPr>
              <w:tab/>
            </w:r>
            <w:r w:rsidR="00D3180C">
              <w:rPr>
                <w:webHidden/>
              </w:rPr>
              <w:fldChar w:fldCharType="begin"/>
            </w:r>
            <w:r w:rsidR="00D3180C">
              <w:rPr>
                <w:webHidden/>
              </w:rPr>
              <w:instrText xml:space="preserve"> PAGEREF _Toc149739463 \h </w:instrText>
            </w:r>
            <w:r w:rsidR="00D3180C">
              <w:rPr>
                <w:webHidden/>
              </w:rPr>
            </w:r>
            <w:r w:rsidR="00D3180C">
              <w:rPr>
                <w:webHidden/>
              </w:rPr>
              <w:fldChar w:fldCharType="separate"/>
            </w:r>
            <w:r w:rsidR="009D6E3A">
              <w:rPr>
                <w:webHidden/>
              </w:rPr>
              <w:t>47</w:t>
            </w:r>
            <w:r w:rsidR="00D3180C">
              <w:rPr>
                <w:webHidden/>
              </w:rPr>
              <w:fldChar w:fldCharType="end"/>
            </w:r>
          </w:hyperlink>
        </w:p>
        <w:p w14:paraId="7788708F" w14:textId="56650F03"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64" w:history="1">
            <w:r w:rsidR="00D3180C" w:rsidRPr="00A45506">
              <w:rPr>
                <w:rStyle w:val="Hyperlink"/>
                <w:noProof/>
              </w:rPr>
              <w:t>5. CONSIDERAÇÕES FINAIS</w:t>
            </w:r>
            <w:r w:rsidR="00D3180C">
              <w:rPr>
                <w:noProof/>
                <w:webHidden/>
              </w:rPr>
              <w:tab/>
            </w:r>
            <w:r w:rsidR="00D3180C">
              <w:rPr>
                <w:noProof/>
                <w:webHidden/>
              </w:rPr>
              <w:fldChar w:fldCharType="begin"/>
            </w:r>
            <w:r w:rsidR="00D3180C">
              <w:rPr>
                <w:noProof/>
                <w:webHidden/>
              </w:rPr>
              <w:instrText xml:space="preserve"> PAGEREF _Toc149739464 \h </w:instrText>
            </w:r>
            <w:r w:rsidR="00D3180C">
              <w:rPr>
                <w:noProof/>
                <w:webHidden/>
              </w:rPr>
            </w:r>
            <w:r w:rsidR="00D3180C">
              <w:rPr>
                <w:noProof/>
                <w:webHidden/>
              </w:rPr>
              <w:fldChar w:fldCharType="separate"/>
            </w:r>
            <w:r w:rsidR="009D6E3A">
              <w:rPr>
                <w:noProof/>
                <w:webHidden/>
              </w:rPr>
              <w:t>68</w:t>
            </w:r>
            <w:r w:rsidR="00D3180C">
              <w:rPr>
                <w:noProof/>
                <w:webHidden/>
              </w:rPr>
              <w:fldChar w:fldCharType="end"/>
            </w:r>
          </w:hyperlink>
        </w:p>
        <w:p w14:paraId="48530640" w14:textId="0AE9BCF0"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65" w:history="1">
            <w:r w:rsidR="00D3180C" w:rsidRPr="00A45506">
              <w:rPr>
                <w:rStyle w:val="Hyperlink"/>
                <w:noProof/>
              </w:rPr>
              <w:t>5.1 RECOMENDAÇÕES DE TRABALHOS FUTUROS</w:t>
            </w:r>
            <w:r w:rsidR="00D3180C">
              <w:rPr>
                <w:noProof/>
                <w:webHidden/>
              </w:rPr>
              <w:tab/>
            </w:r>
            <w:r w:rsidR="00D3180C">
              <w:rPr>
                <w:noProof/>
                <w:webHidden/>
              </w:rPr>
              <w:fldChar w:fldCharType="begin"/>
            </w:r>
            <w:r w:rsidR="00D3180C">
              <w:rPr>
                <w:noProof/>
                <w:webHidden/>
              </w:rPr>
              <w:instrText xml:space="preserve"> PAGEREF _Toc149739465 \h </w:instrText>
            </w:r>
            <w:r w:rsidR="00D3180C">
              <w:rPr>
                <w:noProof/>
                <w:webHidden/>
              </w:rPr>
            </w:r>
            <w:r w:rsidR="00D3180C">
              <w:rPr>
                <w:noProof/>
                <w:webHidden/>
              </w:rPr>
              <w:fldChar w:fldCharType="separate"/>
            </w:r>
            <w:r w:rsidR="009D6E3A">
              <w:rPr>
                <w:noProof/>
                <w:webHidden/>
              </w:rPr>
              <w:t>69</w:t>
            </w:r>
            <w:r w:rsidR="00D3180C">
              <w:rPr>
                <w:noProof/>
                <w:webHidden/>
              </w:rPr>
              <w:fldChar w:fldCharType="end"/>
            </w:r>
          </w:hyperlink>
        </w:p>
        <w:p w14:paraId="34239919" w14:textId="1B521E92"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66" w:history="1">
            <w:r w:rsidR="00D3180C" w:rsidRPr="00A45506">
              <w:rPr>
                <w:rStyle w:val="Hyperlink"/>
                <w:noProof/>
              </w:rPr>
              <w:t>REFERÊNCIAS</w:t>
            </w:r>
            <w:r w:rsidR="00D3180C">
              <w:rPr>
                <w:noProof/>
                <w:webHidden/>
              </w:rPr>
              <w:tab/>
            </w:r>
            <w:r w:rsidR="00D3180C">
              <w:rPr>
                <w:noProof/>
                <w:webHidden/>
              </w:rPr>
              <w:fldChar w:fldCharType="begin"/>
            </w:r>
            <w:r w:rsidR="00D3180C">
              <w:rPr>
                <w:noProof/>
                <w:webHidden/>
              </w:rPr>
              <w:instrText xml:space="preserve"> PAGEREF _Toc149739466 \h </w:instrText>
            </w:r>
            <w:r w:rsidR="00D3180C">
              <w:rPr>
                <w:noProof/>
                <w:webHidden/>
              </w:rPr>
            </w:r>
            <w:r w:rsidR="00D3180C">
              <w:rPr>
                <w:noProof/>
                <w:webHidden/>
              </w:rPr>
              <w:fldChar w:fldCharType="separate"/>
            </w:r>
            <w:r w:rsidR="009D6E3A">
              <w:rPr>
                <w:noProof/>
                <w:webHidden/>
              </w:rPr>
              <w:t>70</w:t>
            </w:r>
            <w:r w:rsidR="00D3180C">
              <w:rPr>
                <w:noProof/>
                <w:webHidden/>
              </w:rPr>
              <w:fldChar w:fldCharType="end"/>
            </w:r>
          </w:hyperlink>
        </w:p>
        <w:p w14:paraId="54B5115F" w14:textId="0E142DF5" w:rsidR="00D3180C" w:rsidRDefault="00000000">
          <w:pPr>
            <w:pStyle w:val="Sumrio1"/>
            <w:tabs>
              <w:tab w:val="right" w:leader="dot" w:pos="9062"/>
            </w:tabs>
            <w:rPr>
              <w:rFonts w:asciiTheme="minorHAnsi" w:eastAsiaTheme="minorEastAsia" w:hAnsiTheme="minorHAnsi" w:cstheme="minorBidi"/>
              <w:b w:val="0"/>
              <w:noProof/>
              <w:kern w:val="2"/>
              <w:sz w:val="22"/>
              <w:szCs w:val="22"/>
              <w:lang w:eastAsia="pt-BR"/>
              <w14:ligatures w14:val="standardContextual"/>
            </w:rPr>
          </w:pPr>
          <w:hyperlink w:anchor="_Toc149739467" w:history="1">
            <w:r w:rsidR="00D3180C" w:rsidRPr="00A45506">
              <w:rPr>
                <w:rStyle w:val="Hyperlink"/>
                <w:noProof/>
              </w:rPr>
              <w:t>ANEXOS</w:t>
            </w:r>
            <w:r w:rsidR="00D3180C">
              <w:rPr>
                <w:noProof/>
                <w:webHidden/>
              </w:rPr>
              <w:tab/>
            </w:r>
            <w:r w:rsidR="00D3180C">
              <w:rPr>
                <w:noProof/>
                <w:webHidden/>
              </w:rPr>
              <w:fldChar w:fldCharType="begin"/>
            </w:r>
            <w:r w:rsidR="00D3180C">
              <w:rPr>
                <w:noProof/>
                <w:webHidden/>
              </w:rPr>
              <w:instrText xml:space="preserve"> PAGEREF _Toc149739467 \h </w:instrText>
            </w:r>
            <w:r w:rsidR="00D3180C">
              <w:rPr>
                <w:noProof/>
                <w:webHidden/>
              </w:rPr>
            </w:r>
            <w:r w:rsidR="00D3180C">
              <w:rPr>
                <w:noProof/>
                <w:webHidden/>
              </w:rPr>
              <w:fldChar w:fldCharType="separate"/>
            </w:r>
            <w:r w:rsidR="009D6E3A">
              <w:rPr>
                <w:noProof/>
                <w:webHidden/>
              </w:rPr>
              <w:t>73</w:t>
            </w:r>
            <w:r w:rsidR="00D3180C">
              <w:rPr>
                <w:noProof/>
                <w:webHidden/>
              </w:rPr>
              <w:fldChar w:fldCharType="end"/>
            </w:r>
          </w:hyperlink>
        </w:p>
        <w:p w14:paraId="416859AE" w14:textId="576C1C87"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68" w:history="1">
            <w:r w:rsidR="00D3180C" w:rsidRPr="00A45506">
              <w:rPr>
                <w:rStyle w:val="Hyperlink"/>
                <w:noProof/>
              </w:rPr>
              <w:t>ANEXO I – TERMO DE AUTORIZAÇÃO PARA USO DE NOME EMPRESARIAL E</w:t>
            </w:r>
            <w:r w:rsidR="00D3180C">
              <w:rPr>
                <w:noProof/>
                <w:webHidden/>
              </w:rPr>
              <w:tab/>
            </w:r>
            <w:r w:rsidR="00D3180C">
              <w:rPr>
                <w:noProof/>
                <w:webHidden/>
              </w:rPr>
              <w:fldChar w:fldCharType="begin"/>
            </w:r>
            <w:r w:rsidR="00D3180C">
              <w:rPr>
                <w:noProof/>
                <w:webHidden/>
              </w:rPr>
              <w:instrText xml:space="preserve"> PAGEREF _Toc149739468 \h </w:instrText>
            </w:r>
            <w:r w:rsidR="00D3180C">
              <w:rPr>
                <w:noProof/>
                <w:webHidden/>
              </w:rPr>
            </w:r>
            <w:r w:rsidR="00D3180C">
              <w:rPr>
                <w:noProof/>
                <w:webHidden/>
              </w:rPr>
              <w:fldChar w:fldCharType="separate"/>
            </w:r>
            <w:r w:rsidR="009D6E3A">
              <w:rPr>
                <w:noProof/>
                <w:webHidden/>
              </w:rPr>
              <w:t>73</w:t>
            </w:r>
            <w:r w:rsidR="00D3180C">
              <w:rPr>
                <w:noProof/>
                <w:webHidden/>
              </w:rPr>
              <w:fldChar w:fldCharType="end"/>
            </w:r>
          </w:hyperlink>
        </w:p>
        <w:p w14:paraId="5B453ED4" w14:textId="395C9CE4" w:rsidR="00D3180C" w:rsidRDefault="00000000">
          <w:pPr>
            <w:pStyle w:val="Sumrio2"/>
            <w:tabs>
              <w:tab w:val="right" w:leader="dot" w:pos="9062"/>
            </w:tabs>
            <w:rPr>
              <w:rFonts w:asciiTheme="minorHAnsi" w:eastAsiaTheme="minorEastAsia" w:hAnsiTheme="minorHAnsi" w:cstheme="minorBidi"/>
              <w:noProof/>
              <w:kern w:val="2"/>
              <w:sz w:val="22"/>
              <w:szCs w:val="22"/>
              <w:lang w:eastAsia="pt-BR"/>
              <w14:ligatures w14:val="standardContextual"/>
            </w:rPr>
          </w:pPr>
          <w:hyperlink w:anchor="_Toc149739469" w:history="1">
            <w:r w:rsidR="00D3180C" w:rsidRPr="00A45506">
              <w:rPr>
                <w:rStyle w:val="Hyperlink"/>
                <w:noProof/>
              </w:rPr>
              <w:t>DADOS</w:t>
            </w:r>
            <w:r w:rsidR="00D3180C">
              <w:rPr>
                <w:noProof/>
                <w:webHidden/>
              </w:rPr>
              <w:tab/>
            </w:r>
            <w:r w:rsidR="00D3180C">
              <w:rPr>
                <w:noProof/>
                <w:webHidden/>
              </w:rPr>
              <w:fldChar w:fldCharType="begin"/>
            </w:r>
            <w:r w:rsidR="00D3180C">
              <w:rPr>
                <w:noProof/>
                <w:webHidden/>
              </w:rPr>
              <w:instrText xml:space="preserve"> PAGEREF _Toc149739469 \h </w:instrText>
            </w:r>
            <w:r w:rsidR="00D3180C">
              <w:rPr>
                <w:noProof/>
                <w:webHidden/>
              </w:rPr>
            </w:r>
            <w:r w:rsidR="00D3180C">
              <w:rPr>
                <w:noProof/>
                <w:webHidden/>
              </w:rPr>
              <w:fldChar w:fldCharType="separate"/>
            </w:r>
            <w:r w:rsidR="009D6E3A">
              <w:rPr>
                <w:noProof/>
                <w:webHidden/>
              </w:rPr>
              <w:t>73</w:t>
            </w:r>
            <w:r w:rsidR="00D3180C">
              <w:rPr>
                <w:noProof/>
                <w:webHidden/>
              </w:rPr>
              <w:fldChar w:fldCharType="end"/>
            </w:r>
          </w:hyperlink>
        </w:p>
        <w:p w14:paraId="1C9BAA3E" w14:textId="0A8823F6" w:rsidR="00F174EE" w:rsidRDefault="00D3180C" w:rsidP="55E9F482">
          <w:pPr>
            <w:pStyle w:val="Sumrio2"/>
            <w:tabs>
              <w:tab w:val="right" w:leader="dot" w:pos="9060"/>
            </w:tabs>
            <w:spacing w:before="120" w:after="120" w:line="360" w:lineRule="auto"/>
            <w:rPr>
              <w:rStyle w:val="Hyperlink"/>
            </w:rPr>
          </w:pPr>
          <w:r>
            <w:rPr>
              <w:b/>
            </w:rPr>
            <w:fldChar w:fldCharType="end"/>
          </w:r>
        </w:p>
      </w:sdtContent>
    </w:sdt>
    <w:p w14:paraId="4E992963" w14:textId="64D594BA" w:rsidR="00F174EE" w:rsidRDefault="00D3180C" w:rsidP="00D3180C">
      <w:pPr>
        <w:spacing w:after="160" w:line="259" w:lineRule="auto"/>
      </w:pPr>
      <w:r>
        <w:br w:type="page"/>
      </w:r>
    </w:p>
    <w:p w14:paraId="53AFE5C1" w14:textId="2DB70C33" w:rsidR="00F174EE" w:rsidRDefault="00931370" w:rsidP="55E9F482">
      <w:pPr>
        <w:pStyle w:val="Ttulo1"/>
        <w:spacing w:before="120" w:after="120" w:line="360" w:lineRule="auto"/>
        <w:rPr>
          <w:caps w:val="0"/>
        </w:rPr>
      </w:pPr>
      <w:bookmarkStart w:id="4" w:name="_Toc1415780117"/>
      <w:bookmarkStart w:id="5" w:name="_Toc739750247"/>
      <w:bookmarkStart w:id="6" w:name="_Toc149739417"/>
      <w:r>
        <w:rPr>
          <w:caps w:val="0"/>
        </w:rPr>
        <w:lastRenderedPageBreak/>
        <w:t>1. INTRODUÇÃO</w:t>
      </w:r>
      <w:bookmarkEnd w:id="4"/>
      <w:bookmarkEnd w:id="5"/>
      <w:bookmarkEnd w:id="6"/>
    </w:p>
    <w:p w14:paraId="30CA40BD" w14:textId="12AE211B" w:rsidR="10A9246F" w:rsidRDefault="10A9246F" w:rsidP="10A9246F">
      <w:pPr>
        <w:tabs>
          <w:tab w:val="left" w:leader="dot" w:pos="8647"/>
        </w:tabs>
      </w:pPr>
    </w:p>
    <w:p w14:paraId="3D7F47D2" w14:textId="6FBB8CA6" w:rsidR="008552E1" w:rsidRDefault="008552E1" w:rsidP="008552E1">
      <w:pPr>
        <w:pStyle w:val="UnidaviTexto-Espao15"/>
      </w:pPr>
      <w:r>
        <w:t xml:space="preserve">Nos últimos anos o Alto Vale do Itajaí tem sido uma região de destaque no setor agrícola, com a agricultura familiar desempenhando um papel fundamental em seu desenvolvimento econômico. Consequentemente, os escritórios de </w:t>
      </w:r>
      <w:r w:rsidR="00624EE2">
        <w:t xml:space="preserve">soluções </w:t>
      </w:r>
      <w:r>
        <w:t>agrícolas têm ganhado cada vez mais importância nesse contexto, à medida que oferecem suporte e serviços essenciais aos agricultores locais. No entanto, o crescimento desses escritórios demanda um gerenciamento eficiente, assim como ocorre em qualquer empresa em expansão. É neste ponto que a tecnologia pode desempenhar um papel crucial, oferecendo soluções para aprimorar e otimizar esse processo de gerenciamento.</w:t>
      </w:r>
    </w:p>
    <w:p w14:paraId="56F32645" w14:textId="31B6D5EE" w:rsidR="008552E1" w:rsidRDefault="008552E1" w:rsidP="008552E1">
      <w:pPr>
        <w:pStyle w:val="UnidaviTexto-Espao15"/>
      </w:pPr>
      <w:r>
        <w:t xml:space="preserve">Os escritórios de </w:t>
      </w:r>
      <w:r w:rsidR="00624EE2">
        <w:t xml:space="preserve">soluções </w:t>
      </w:r>
      <w:r>
        <w:t xml:space="preserve">agrícolas </w:t>
      </w:r>
      <w:r w:rsidR="00624EE2">
        <w:t>oferecem</w:t>
      </w:r>
      <w:r>
        <w:t xml:space="preserve"> diversos</w:t>
      </w:r>
      <w:r w:rsidR="00624EE2">
        <w:t xml:space="preserve"> serviços aos agricultores</w:t>
      </w:r>
      <w:r>
        <w:t>, como financiamento agrícola, investimentos, análises de terras, seguro de safra, entre outros. No entanto, a prestação desses serviços requer o gerenciamento eficiente de uma ampla gama de informações. Caso essas informações não sejam devidamente administradas, podem ocorrer perdas de dados, ineficiência nos processos e, em casos extremos, problemas judiciais.</w:t>
      </w:r>
    </w:p>
    <w:p w14:paraId="490FFCE2" w14:textId="25419923" w:rsidR="008552E1" w:rsidRDefault="008552E1" w:rsidP="008552E1">
      <w:pPr>
        <w:pStyle w:val="UnidaviTexto-Espao15"/>
      </w:pPr>
      <w:r>
        <w:t xml:space="preserve">Diante dessa necessidade de gerenciamento mais eficiente, surge um problema: a ausência de sistemas específicos no mercado para o gerenciamento de escritórios de </w:t>
      </w:r>
      <w:r w:rsidR="00624EE2">
        <w:t xml:space="preserve">soluções </w:t>
      </w:r>
      <w:r>
        <w:t xml:space="preserve">agrícolas. </w:t>
      </w:r>
      <w:r w:rsidR="00624EE2">
        <w:t>E</w:t>
      </w:r>
      <w:r>
        <w:t xml:space="preserve">xistem </w:t>
      </w:r>
      <w:r w:rsidR="00624EE2">
        <w:t xml:space="preserve">diversos </w:t>
      </w:r>
      <w:r>
        <w:t>sistemas ERP (</w:t>
      </w:r>
      <w:r w:rsidRPr="18040D67">
        <w:rPr>
          <w:i/>
          <w:iCs/>
        </w:rPr>
        <w:t xml:space="preserve">Enterprise </w:t>
      </w:r>
      <w:proofErr w:type="spellStart"/>
      <w:r w:rsidRPr="18040D67">
        <w:rPr>
          <w:i/>
          <w:iCs/>
        </w:rPr>
        <w:t>Resource</w:t>
      </w:r>
      <w:proofErr w:type="spellEnd"/>
      <w:r w:rsidRPr="18040D67">
        <w:rPr>
          <w:i/>
          <w:iCs/>
        </w:rPr>
        <w:t xml:space="preserve"> Planning</w:t>
      </w:r>
      <w:r>
        <w:t>) genéricos que atendem a diferentes tipos de empresas, além de sistemas voltados para o gerenciamento d</w:t>
      </w:r>
      <w:r w:rsidR="004F09D4">
        <w:t>e</w:t>
      </w:r>
      <w:r w:rsidR="00624EE2">
        <w:t xml:space="preserve"> tarefas e</w:t>
      </w:r>
      <w:r w:rsidR="004F09D4">
        <w:t xml:space="preserve"> projetos de forma mais geral. Contudo</w:t>
      </w:r>
      <w:r>
        <w:t xml:space="preserve">, um escritório de </w:t>
      </w:r>
      <w:r w:rsidR="00624EE2">
        <w:t xml:space="preserve">soluções </w:t>
      </w:r>
      <w:r>
        <w:t xml:space="preserve">agrícolas possui requisitos específicos que vão além do escopo </w:t>
      </w:r>
      <w:r w:rsidR="00624EE2">
        <w:t xml:space="preserve">das </w:t>
      </w:r>
      <w:r>
        <w:t>soluções existentes.</w:t>
      </w:r>
    </w:p>
    <w:p w14:paraId="05653F73" w14:textId="71455F8E" w:rsidR="008552E1" w:rsidRDefault="00624EE2" w:rsidP="008552E1">
      <w:pPr>
        <w:pStyle w:val="UnidaviTexto-Espao15"/>
      </w:pPr>
      <w:r>
        <w:t xml:space="preserve">Esse tipo de sistema deve possuir as funcionalidades adequadas para gestão das demandas, </w:t>
      </w:r>
      <w:r w:rsidR="008552E1">
        <w:t xml:space="preserve">suas documentações, </w:t>
      </w:r>
      <w:r>
        <w:t xml:space="preserve">etapas, </w:t>
      </w:r>
      <w:r w:rsidR="008552E1">
        <w:t xml:space="preserve">atividades e </w:t>
      </w:r>
      <w:r>
        <w:t>andamento</w:t>
      </w:r>
      <w:r w:rsidR="008552E1">
        <w:t>. Além disso, é essencial contar com funcionalidades para controle de clientes, gestão financeira, bem como a geração de gráficos e relatórios contendo indicadores relevantes para o acompanhamento do desempenho desses escritórios.</w:t>
      </w:r>
    </w:p>
    <w:p w14:paraId="183FCDFC" w14:textId="0BC89464" w:rsidR="008552E1" w:rsidRDefault="008552E1" w:rsidP="008552E1">
      <w:pPr>
        <w:pStyle w:val="UnidaviTexto-Espao15"/>
      </w:pPr>
      <w:r>
        <w:t xml:space="preserve">Diante desse contexto, este trabalho de conclusão de curso tem como objetivo principal o desenvolvimento de um protótipo de sistema para o gerenciamento </w:t>
      </w:r>
      <w:r w:rsidR="00624EE2">
        <w:t xml:space="preserve">deste tipo de </w:t>
      </w:r>
      <w:r>
        <w:t>escritório</w:t>
      </w:r>
      <w:r w:rsidR="00624EE2">
        <w:t xml:space="preserve">, voltando especialmente para soluções </w:t>
      </w:r>
      <w:r>
        <w:t xml:space="preserve">agrícolas. O sistema proposto visa suprir a lacuna existente no mercado, fornecendo uma solução personalizada e eficiente para atender às necessidades específicas desses escritórios. Por meio deste estudo, pretende-se explorar as funcionalidades essenciais e os benefícios potenciais que um sistema desse tipo pode oferecer, </w:t>
      </w:r>
      <w:r>
        <w:lastRenderedPageBreak/>
        <w:t>contribuindo assim para o aprimoramento e profissionalização dos escritórios de projetos agrícolas na região do Alto Vale do Itajaí.</w:t>
      </w:r>
    </w:p>
    <w:p w14:paraId="0003CECF" w14:textId="15C18FFD" w:rsidR="218ABE5E" w:rsidRPr="0031288E" w:rsidRDefault="218ABE5E" w:rsidP="10A9246F">
      <w:pPr>
        <w:pStyle w:val="UnidaviTexto-Espao15"/>
      </w:pPr>
      <w:r w:rsidRPr="0031288E">
        <w:t>No que se refere a organização deste trabalho, além deste capítulo introdutório, ele contém no segundo capítulo uma revisão da literatura, onde se descrevem as tecnologias empregadas no desenvolvimento do protótipo, com uma explicação de cada uma. No terceiro capítulo</w:t>
      </w:r>
      <w:r w:rsidR="005217D7">
        <w:t xml:space="preserve"> co</w:t>
      </w:r>
      <w:r w:rsidR="0031288E">
        <w:t>n</w:t>
      </w:r>
      <w:r w:rsidR="005217D7">
        <w:t>sta</w:t>
      </w:r>
      <w:r w:rsidRPr="0031288E">
        <w:t xml:space="preserve"> a metodologia da pesquisa, que relata em detalhes o processo metodológico do trabalho, incluindo a seção de mapeamento de cenário que explica o processo atual realizado por um escritório de soluções agrícolas. O quarto capítulo apresenta o desenvolvimento da aplicação, acompanhado de uma análise do projeto, com levantamento das regras de negócio, levantamento de requisitos e os diagramas necessários para auxiliar a construção do protótipo, ainda há a seção de implementação onde são demonstradas todas as rotinas da aplicação, e são detalhadas as tecnologias utilizadas durante o desenvolvimento. Por fim, no último capítulo são apresentadas as considerações finais juntamente com as recomendações para trabalhos futuros.</w:t>
      </w:r>
    </w:p>
    <w:p w14:paraId="246B166D" w14:textId="52EDBE9E" w:rsidR="00F174EE" w:rsidRDefault="00F174EE" w:rsidP="18040D67"/>
    <w:p w14:paraId="3B4824AC" w14:textId="77777777" w:rsidR="00F174EE" w:rsidRDefault="00F174EE" w:rsidP="00F174EE"/>
    <w:p w14:paraId="59B3A27D" w14:textId="77777777" w:rsidR="00F174EE" w:rsidRPr="00931370" w:rsidRDefault="00F174EE" w:rsidP="18040D67">
      <w:pPr>
        <w:pStyle w:val="Ttulo2"/>
      </w:pPr>
      <w:bookmarkStart w:id="7" w:name="_Toc317781539"/>
      <w:bookmarkStart w:id="8" w:name="_Toc508240325"/>
      <w:bookmarkStart w:id="9" w:name="_Toc149739418"/>
      <w:r>
        <w:t>1.</w:t>
      </w:r>
      <w:r w:rsidR="00C75F42">
        <w:t>1</w:t>
      </w:r>
      <w:r>
        <w:t xml:space="preserve"> PROBLEMA DE PESQUISA</w:t>
      </w:r>
      <w:bookmarkEnd w:id="7"/>
      <w:bookmarkEnd w:id="8"/>
      <w:bookmarkEnd w:id="9"/>
    </w:p>
    <w:p w14:paraId="1384F711" w14:textId="5161082F" w:rsidR="00C75F42" w:rsidRDefault="00C75F42" w:rsidP="004C532E">
      <w:pPr>
        <w:pStyle w:val="UnidaviTexto-Espao15"/>
        <w:ind w:firstLine="0"/>
      </w:pPr>
    </w:p>
    <w:p w14:paraId="6F0708F6" w14:textId="6B1A8E86" w:rsidR="00F174EE" w:rsidRPr="00F174EE" w:rsidRDefault="00F10A62" w:rsidP="00F174EE">
      <w:pPr>
        <w:pStyle w:val="UnidaviTexto-Espao15"/>
      </w:pPr>
      <w:r>
        <w:t xml:space="preserve">Qual a melhor forma de gerenciar escritórios de </w:t>
      </w:r>
      <w:r w:rsidR="00624EE2">
        <w:t xml:space="preserve">soluções </w:t>
      </w:r>
      <w:r>
        <w:t>agrícolas?</w:t>
      </w:r>
    </w:p>
    <w:p w14:paraId="7BEFB1A3" w14:textId="77777777" w:rsidR="00F174EE" w:rsidRPr="004C532E" w:rsidRDefault="00F174EE" w:rsidP="00F174EE">
      <w:pPr>
        <w:rPr>
          <w:u w:val="single"/>
        </w:rPr>
      </w:pPr>
    </w:p>
    <w:p w14:paraId="357EA630" w14:textId="77777777" w:rsidR="00C75F42" w:rsidRPr="0077454C" w:rsidRDefault="00C75F42" w:rsidP="00F174EE">
      <w:pPr>
        <w:pStyle w:val="UNIDAVISEOSECUNDARIA"/>
        <w:rPr>
          <w:lang w:val="pt-BR"/>
        </w:rPr>
      </w:pPr>
    </w:p>
    <w:p w14:paraId="56BA4F89" w14:textId="0FE6A70B" w:rsidR="00F174EE" w:rsidRPr="00F10A62" w:rsidRDefault="00C86010" w:rsidP="55E9F482">
      <w:pPr>
        <w:pStyle w:val="Ttulo2"/>
        <w:rPr>
          <w:caps w:val="0"/>
        </w:rPr>
      </w:pPr>
      <w:bookmarkStart w:id="10" w:name="_Toc1878167836"/>
      <w:bookmarkStart w:id="11" w:name="_Toc744188472"/>
      <w:bookmarkStart w:id="12" w:name="_Toc149739419"/>
      <w:r>
        <w:rPr>
          <w:caps w:val="0"/>
        </w:rPr>
        <w:t>1.2 OBJETIVOS</w:t>
      </w:r>
      <w:bookmarkEnd w:id="10"/>
      <w:bookmarkEnd w:id="11"/>
      <w:bookmarkEnd w:id="12"/>
    </w:p>
    <w:p w14:paraId="448A1B47" w14:textId="77777777" w:rsidR="00F174EE" w:rsidRDefault="00F174EE" w:rsidP="00F174EE"/>
    <w:p w14:paraId="01454AD6" w14:textId="77777777" w:rsidR="00F174EE" w:rsidRPr="00047C8F" w:rsidRDefault="00F174EE" w:rsidP="00F174EE"/>
    <w:p w14:paraId="5A54B7A0" w14:textId="77777777" w:rsidR="00F174EE" w:rsidRPr="00931370" w:rsidRDefault="00F174EE" w:rsidP="00A96C0B">
      <w:pPr>
        <w:pStyle w:val="Ttulo3"/>
      </w:pPr>
      <w:bookmarkStart w:id="13" w:name="_Toc8905348"/>
      <w:bookmarkStart w:id="14" w:name="_Toc1891243128"/>
      <w:bookmarkStart w:id="15" w:name="_Toc149739420"/>
      <w:r>
        <w:t>1.</w:t>
      </w:r>
      <w:r w:rsidR="00C75F42">
        <w:t>2</w:t>
      </w:r>
      <w:r>
        <w:t>.1 Geral</w:t>
      </w:r>
      <w:bookmarkEnd w:id="13"/>
      <w:bookmarkEnd w:id="14"/>
      <w:bookmarkEnd w:id="15"/>
    </w:p>
    <w:p w14:paraId="7F1564B1" w14:textId="77777777" w:rsidR="00F174EE" w:rsidRPr="00047C8F" w:rsidRDefault="00F174EE" w:rsidP="00F174EE"/>
    <w:p w14:paraId="72C4D15C" w14:textId="1549ACDF" w:rsidR="00F174EE" w:rsidRPr="00047C8F" w:rsidRDefault="00F10A62" w:rsidP="00F174EE">
      <w:pPr>
        <w:pStyle w:val="UnidaviTexto-Espao15"/>
        <w:numPr>
          <w:ilvl w:val="0"/>
          <w:numId w:val="1"/>
        </w:numPr>
      </w:pPr>
      <w:r w:rsidRPr="00F10A62">
        <w:t>Desenvolver um protótipo de sistema</w:t>
      </w:r>
      <w:r w:rsidR="00791B7D">
        <w:t xml:space="preserve"> web</w:t>
      </w:r>
      <w:r w:rsidRPr="00F10A62">
        <w:t xml:space="preserve"> para gerenciamento de </w:t>
      </w:r>
      <w:r w:rsidR="00320805">
        <w:t xml:space="preserve">propostas em </w:t>
      </w:r>
      <w:r w:rsidRPr="00F10A62">
        <w:t xml:space="preserve">escritórios de </w:t>
      </w:r>
      <w:r w:rsidR="00CD192B">
        <w:t>soluções</w:t>
      </w:r>
      <w:r w:rsidRPr="00F10A62">
        <w:t xml:space="preserve"> agrícolas</w:t>
      </w:r>
      <w:r w:rsidR="00F174EE" w:rsidRPr="00047C8F">
        <w:t>.</w:t>
      </w:r>
    </w:p>
    <w:p w14:paraId="03A0A864" w14:textId="77777777" w:rsidR="00F174EE" w:rsidRDefault="00F174EE" w:rsidP="00F174EE"/>
    <w:p w14:paraId="4568C272" w14:textId="77777777" w:rsidR="00F174EE" w:rsidRPr="00047C8F" w:rsidRDefault="00F174EE" w:rsidP="00F174EE"/>
    <w:p w14:paraId="5EF85924" w14:textId="4F6C8B13" w:rsidR="00F174EE" w:rsidRPr="00047C8F" w:rsidRDefault="00931370" w:rsidP="00A96C0B">
      <w:pPr>
        <w:pStyle w:val="Ttulo3"/>
      </w:pPr>
      <w:bookmarkStart w:id="16" w:name="_Toc1012256863"/>
      <w:bookmarkStart w:id="17" w:name="_Toc1971440554"/>
      <w:bookmarkStart w:id="18" w:name="_Toc149739421"/>
      <w:r>
        <w:t xml:space="preserve">1.2.2 </w:t>
      </w:r>
      <w:r w:rsidR="00F174EE">
        <w:t>Específicos</w:t>
      </w:r>
      <w:bookmarkEnd w:id="16"/>
      <w:bookmarkEnd w:id="17"/>
      <w:bookmarkEnd w:id="18"/>
    </w:p>
    <w:p w14:paraId="7880B016" w14:textId="77777777" w:rsidR="00F174EE" w:rsidRPr="00047C8F" w:rsidRDefault="00F174EE" w:rsidP="00F174EE"/>
    <w:p w14:paraId="06863AE4" w14:textId="41BDE48A" w:rsidR="00791B7D" w:rsidRDefault="00791B7D" w:rsidP="00791B7D">
      <w:pPr>
        <w:pStyle w:val="UnidaviTexto-Espao15"/>
        <w:numPr>
          <w:ilvl w:val="0"/>
          <w:numId w:val="1"/>
        </w:numPr>
      </w:pPr>
      <w:r>
        <w:t>Descrever as tecnologias que serão utilizadas no desenvolvimento do protótipo</w:t>
      </w:r>
      <w:r w:rsidR="00024BB3">
        <w:t>.</w:t>
      </w:r>
    </w:p>
    <w:p w14:paraId="5465C353" w14:textId="15B787AE" w:rsidR="7A479FB7" w:rsidRPr="0031288E" w:rsidRDefault="7A479FB7" w:rsidP="10A9246F">
      <w:pPr>
        <w:pStyle w:val="UnidaviTexto-Espao15"/>
        <w:numPr>
          <w:ilvl w:val="0"/>
          <w:numId w:val="1"/>
        </w:numPr>
      </w:pPr>
      <w:r w:rsidRPr="0031288E">
        <w:t>Explicar o processo atual realizado por um escritório de soluções agrícolas.</w:t>
      </w:r>
    </w:p>
    <w:p w14:paraId="062F9350" w14:textId="6310E77A" w:rsidR="00791B7D" w:rsidRDefault="00791B7D" w:rsidP="00791B7D">
      <w:pPr>
        <w:pStyle w:val="UnidaviTexto-Espao15"/>
        <w:numPr>
          <w:ilvl w:val="0"/>
          <w:numId w:val="1"/>
        </w:numPr>
      </w:pPr>
      <w:r>
        <w:t>Detalhar a análise do protótipo por meio do levantamento de requisitos</w:t>
      </w:r>
      <w:r w:rsidR="00024BB3">
        <w:t xml:space="preserve"> e da </w:t>
      </w:r>
      <w:r>
        <w:t>elaboração de diagramas</w:t>
      </w:r>
      <w:r w:rsidR="00024BB3">
        <w:t>.</w:t>
      </w:r>
    </w:p>
    <w:p w14:paraId="7ED05384" w14:textId="46B65BE4" w:rsidR="00791B7D" w:rsidRDefault="00791B7D" w:rsidP="00791B7D">
      <w:pPr>
        <w:pStyle w:val="UnidaviTexto-Espao15"/>
        <w:numPr>
          <w:ilvl w:val="0"/>
          <w:numId w:val="1"/>
        </w:numPr>
      </w:pPr>
      <w:r>
        <w:t>Construir o protótipo com utilização das tecnologias selecionadas</w:t>
      </w:r>
      <w:r w:rsidR="00024BB3">
        <w:t>.</w:t>
      </w:r>
    </w:p>
    <w:p w14:paraId="5CB562F4" w14:textId="77777777" w:rsidR="00F174EE" w:rsidRDefault="00F174EE" w:rsidP="00F174EE">
      <w:pPr>
        <w:pStyle w:val="UNIDAVISEOSECUNDARIA"/>
        <w:rPr>
          <w:lang w:val="pt-BR"/>
        </w:rPr>
      </w:pPr>
    </w:p>
    <w:p w14:paraId="445D31EA" w14:textId="5E8D16E6" w:rsidR="00F174EE" w:rsidRDefault="00F174EE" w:rsidP="00F174EE">
      <w:pPr>
        <w:pStyle w:val="UNIDAVISEOSECUNDARIA"/>
        <w:rPr>
          <w:lang w:val="pt-BR"/>
        </w:rPr>
      </w:pPr>
    </w:p>
    <w:p w14:paraId="4650BFDD" w14:textId="605129C0" w:rsidR="00F174EE" w:rsidRPr="008816C2" w:rsidRDefault="00C86010" w:rsidP="55E9F482">
      <w:pPr>
        <w:pStyle w:val="Ttulo2"/>
        <w:rPr>
          <w:caps w:val="0"/>
        </w:rPr>
      </w:pPr>
      <w:bookmarkStart w:id="19" w:name="_Toc1076613764"/>
      <w:bookmarkStart w:id="20" w:name="_Toc1659942152"/>
      <w:bookmarkStart w:id="21" w:name="_Toc149739422"/>
      <w:r>
        <w:rPr>
          <w:caps w:val="0"/>
        </w:rPr>
        <w:t>1.3 JUSTIFICATIVA</w:t>
      </w:r>
      <w:bookmarkEnd w:id="19"/>
      <w:bookmarkEnd w:id="20"/>
      <w:bookmarkEnd w:id="21"/>
    </w:p>
    <w:p w14:paraId="22DD63AB" w14:textId="585A3D0B" w:rsidR="00F174EE" w:rsidRDefault="00F174EE" w:rsidP="00F174EE"/>
    <w:p w14:paraId="18E4C0BD" w14:textId="77777777" w:rsidR="00931370" w:rsidRPr="00047C8F" w:rsidRDefault="00931370" w:rsidP="00F174EE"/>
    <w:p w14:paraId="06CA0079" w14:textId="435DD807" w:rsidR="00F14883" w:rsidRDefault="00F14883" w:rsidP="00F14883">
      <w:pPr>
        <w:pStyle w:val="UnidaviTexto-Espao15"/>
      </w:pPr>
      <w:r>
        <w:t xml:space="preserve">O Alto vale do Itajaí é uma região onde a agricultura representa grande parte </w:t>
      </w:r>
      <w:r w:rsidR="00931370">
        <w:t>economia</w:t>
      </w:r>
      <w:r>
        <w:t xml:space="preserve">, principalmente </w:t>
      </w:r>
      <w:r w:rsidR="00931370">
        <w:t>proveniente d</w:t>
      </w:r>
      <w:r>
        <w:t xml:space="preserve">a agricultura familiar, e dessa forma os escritórios de </w:t>
      </w:r>
      <w:r w:rsidR="00931370">
        <w:t xml:space="preserve">soluções </w:t>
      </w:r>
      <w:r>
        <w:t xml:space="preserve">agrícolas crescem cada vez mais, necessitando de um gerenciamento </w:t>
      </w:r>
      <w:r w:rsidR="00931370">
        <w:t xml:space="preserve">melhor </w:t>
      </w:r>
      <w:r>
        <w:t>como qualquer empresa em crescimento</w:t>
      </w:r>
      <w:r w:rsidR="00931370">
        <w:t xml:space="preserve">. Neste contexto, entende-se que a </w:t>
      </w:r>
      <w:r w:rsidR="00BE5FA3">
        <w:t>tecnologia poderá auxiliar esse processo</w:t>
      </w:r>
      <w:r>
        <w:t>.</w:t>
      </w:r>
    </w:p>
    <w:p w14:paraId="0E80D955" w14:textId="4A45B1A1" w:rsidR="00F14883" w:rsidRDefault="00F14883" w:rsidP="00F14883">
      <w:pPr>
        <w:pStyle w:val="UnidaviTexto-Espao15"/>
      </w:pPr>
      <w:r>
        <w:t xml:space="preserve">Um escritório de </w:t>
      </w:r>
      <w:r w:rsidR="00931370">
        <w:t xml:space="preserve">soluções </w:t>
      </w:r>
      <w:r>
        <w:t>agrícolas presta serviços para agricultores que necessitam de financiamento</w:t>
      </w:r>
      <w:r w:rsidR="00931370">
        <w:t>s</w:t>
      </w:r>
      <w:r>
        <w:t>, investimento</w:t>
      </w:r>
      <w:r w:rsidR="00931370">
        <w:t>s</w:t>
      </w:r>
      <w:r>
        <w:t>, análises de terras, seguro</w:t>
      </w:r>
      <w:r w:rsidR="00931370">
        <w:t>s</w:t>
      </w:r>
      <w:r>
        <w:t xml:space="preserve"> de safra, etc. E todos esses serviços </w:t>
      </w:r>
      <w:r w:rsidR="00BE5FA3">
        <w:t xml:space="preserve">necessitam de uma </w:t>
      </w:r>
      <w:r w:rsidR="00931370">
        <w:t xml:space="preserve">grande quantidade </w:t>
      </w:r>
      <w:r w:rsidR="00BE5FA3">
        <w:t>de informações que, caso não gerenciadas corretamente, podem ocasionar perda de dados, ineficiência dos processos e no</w:t>
      </w:r>
      <w:r w:rsidR="00931370">
        <w:t>s</w:t>
      </w:r>
      <w:r w:rsidR="00BE5FA3">
        <w:t xml:space="preserve"> pior</w:t>
      </w:r>
      <w:r w:rsidR="00931370">
        <w:t>es</w:t>
      </w:r>
      <w:r w:rsidR="00BE5FA3">
        <w:t xml:space="preserve"> casos</w:t>
      </w:r>
      <w:r w:rsidR="00931370">
        <w:t>, até</w:t>
      </w:r>
      <w:r w:rsidR="00BE5FA3">
        <w:t xml:space="preserve"> problemas judiciais</w:t>
      </w:r>
      <w:r>
        <w:t>.</w:t>
      </w:r>
    </w:p>
    <w:p w14:paraId="001E4E46" w14:textId="17F490FF" w:rsidR="00F14883" w:rsidRDefault="00F14883" w:rsidP="00F14883">
      <w:pPr>
        <w:pStyle w:val="UnidaviTexto-Espao15"/>
      </w:pPr>
      <w:r>
        <w:t xml:space="preserve">A partir dessa necessidade surge </w:t>
      </w:r>
      <w:r w:rsidR="00931370">
        <w:t xml:space="preserve">o </w:t>
      </w:r>
      <w:r>
        <w:t>problema, não</w:t>
      </w:r>
      <w:r w:rsidR="00931370">
        <w:t xml:space="preserve"> foram encontrados</w:t>
      </w:r>
      <w:r>
        <w:t xml:space="preserve"> no mercado sistemas específicos para o gerenciamento</w:t>
      </w:r>
      <w:r w:rsidR="00931370">
        <w:t xml:space="preserve"> </w:t>
      </w:r>
      <w:r>
        <w:t>desse tipo</w:t>
      </w:r>
      <w:r w:rsidR="00931370">
        <w:t xml:space="preserve"> de escritório.</w:t>
      </w:r>
    </w:p>
    <w:p w14:paraId="070CBA58" w14:textId="53FB19FA" w:rsidR="00C75F42" w:rsidRPr="00294DCD" w:rsidRDefault="00C75F42" w:rsidP="00294DCD">
      <w:pPr>
        <w:pStyle w:val="UnidaviTexto-Espao15"/>
      </w:pPr>
    </w:p>
    <w:p w14:paraId="0E557BE4" w14:textId="77777777" w:rsidR="00C75F42" w:rsidRDefault="00C75F42" w:rsidP="00C75F42">
      <w:pPr>
        <w:pStyle w:val="UNIDAVISEOSECUNDARIA"/>
        <w:rPr>
          <w:rFonts w:eastAsia="Times New Roman" w:cstheme="minorBidi"/>
          <w:caps w:val="0"/>
          <w:lang w:val="pt-BR" w:eastAsia="pt-BR"/>
        </w:rPr>
      </w:pPr>
    </w:p>
    <w:p w14:paraId="007E9CF8" w14:textId="77777777" w:rsidR="00C75F42" w:rsidRPr="00931370" w:rsidRDefault="00C75F42" w:rsidP="18040D67">
      <w:pPr>
        <w:pStyle w:val="Ttulo2"/>
      </w:pPr>
      <w:bookmarkStart w:id="22" w:name="_Toc924576298"/>
      <w:bookmarkStart w:id="23" w:name="_Toc198010387"/>
      <w:bookmarkStart w:id="24" w:name="_Toc149739423"/>
      <w:r>
        <w:t>1.4 CONTEXTUALIZAÇÃO DA EMPRESA</w:t>
      </w:r>
      <w:bookmarkEnd w:id="22"/>
      <w:bookmarkEnd w:id="23"/>
      <w:bookmarkEnd w:id="24"/>
    </w:p>
    <w:p w14:paraId="310F4921" w14:textId="4C13AA8F" w:rsidR="681046A8" w:rsidRDefault="681046A8" w:rsidP="681046A8"/>
    <w:p w14:paraId="298307D8" w14:textId="77777777" w:rsidR="00931370" w:rsidRDefault="00931370" w:rsidP="681046A8"/>
    <w:p w14:paraId="443E52DC" w14:textId="56ADBDBB" w:rsidR="7E8FB6C7" w:rsidRDefault="7E8FB6C7" w:rsidP="681046A8">
      <w:pPr>
        <w:pStyle w:val="UnidaviTexto-Espao15"/>
      </w:pPr>
      <w:r>
        <w:t>A Lopes Projetos Agrícolas se trata de uma empresa que atua no ramo de soluções agrícolas, focada na agricultura familiar</w:t>
      </w:r>
      <w:r w:rsidR="5DE22960">
        <w:t xml:space="preserve">, </w:t>
      </w:r>
      <w:r w:rsidR="00931370">
        <w:t xml:space="preserve">iniciou </w:t>
      </w:r>
      <w:r w:rsidR="5DE22960">
        <w:t>seus serviços no ano de 2017 na cidade de Leoberto Leal</w:t>
      </w:r>
      <w:r w:rsidR="00931370">
        <w:t xml:space="preserve"> em Santa Catarina</w:t>
      </w:r>
      <w:r w:rsidR="5DE22960">
        <w:t xml:space="preserve"> e posteriormente </w:t>
      </w:r>
      <w:r w:rsidR="00931370">
        <w:t xml:space="preserve">abriu </w:t>
      </w:r>
      <w:r w:rsidR="5DE22960">
        <w:t xml:space="preserve">filiais </w:t>
      </w:r>
      <w:r w:rsidR="1C870E92">
        <w:t xml:space="preserve">em </w:t>
      </w:r>
      <w:r w:rsidR="5DE22960">
        <w:t>nas cidades de Imbuia, Ituporanga e Alfredo Wagner</w:t>
      </w:r>
      <w:r w:rsidR="22EDA4F6">
        <w:t>.</w:t>
      </w:r>
    </w:p>
    <w:p w14:paraId="769EB393" w14:textId="6076D6E1" w:rsidR="22EDA4F6" w:rsidRDefault="00931370" w:rsidP="681046A8">
      <w:pPr>
        <w:pStyle w:val="UnidaviTexto-Espao15"/>
      </w:pPr>
      <w:r>
        <w:t>A</w:t>
      </w:r>
      <w:r w:rsidR="22EDA4F6">
        <w:t xml:space="preserve">tualmente a empresa conta com </w:t>
      </w:r>
      <w:r w:rsidR="136A4291">
        <w:t>quatro</w:t>
      </w:r>
      <w:r w:rsidR="22EDA4F6">
        <w:t xml:space="preserve"> escritórios, </w:t>
      </w:r>
      <w:r w:rsidR="16EB299F">
        <w:t>oito</w:t>
      </w:r>
      <w:r w:rsidR="22EDA4F6">
        <w:t xml:space="preserve"> funcionários além do proprietário, e desses funcionários </w:t>
      </w:r>
      <w:r w:rsidR="0BC9E703">
        <w:t>seis</w:t>
      </w:r>
      <w:r w:rsidR="22EDA4F6">
        <w:t xml:space="preserve"> </w:t>
      </w:r>
      <w:r w:rsidR="0D87DE4F">
        <w:t>possuem registro como</w:t>
      </w:r>
      <w:r w:rsidR="22EDA4F6">
        <w:t xml:space="preserve"> técnicos ag</w:t>
      </w:r>
      <w:r w:rsidR="4EE2F91D">
        <w:t xml:space="preserve">rícolas, </w:t>
      </w:r>
      <w:r w:rsidR="6C516EE4">
        <w:t>podendo assim realizar</w:t>
      </w:r>
      <w:r w:rsidR="4EE2F91D">
        <w:t xml:space="preserve"> tanto </w:t>
      </w:r>
      <w:r>
        <w:t xml:space="preserve">os </w:t>
      </w:r>
      <w:r w:rsidR="4EE2F91D">
        <w:t>serviços do escritório como serviços de campo.</w:t>
      </w:r>
    </w:p>
    <w:p w14:paraId="31E9E173" w14:textId="2702108F" w:rsidR="20376F59" w:rsidRDefault="20376F59" w:rsidP="681046A8">
      <w:pPr>
        <w:pStyle w:val="UnidaviTexto-Espao15"/>
      </w:pPr>
      <w:r>
        <w:t xml:space="preserve">Os serviços fornecidos são principalmente a elaboração de propostas </w:t>
      </w:r>
      <w:r w:rsidR="7CD3AC54">
        <w:t>de</w:t>
      </w:r>
      <w:r>
        <w:t xml:space="preserve"> custeio e investimento para o </w:t>
      </w:r>
      <w:r w:rsidR="00931370">
        <w:t xml:space="preserve">PRONAF </w:t>
      </w:r>
      <w:r w:rsidR="3E2EC723">
        <w:t xml:space="preserve">(Programa Nacional de Fortalecimento da Agricultura Familiar) </w:t>
      </w:r>
      <w:r>
        <w:t>juntamente com instituições financeiras,</w:t>
      </w:r>
      <w:r w:rsidR="4C2CC380">
        <w:t xml:space="preserve"> visitas técnicas nas lavouras, análise</w:t>
      </w:r>
      <w:r w:rsidR="00931370">
        <w:t>s</w:t>
      </w:r>
      <w:r w:rsidR="4C2CC380">
        <w:t xml:space="preserve"> de terras, interpretação d</w:t>
      </w:r>
      <w:r w:rsidR="00931370">
        <w:t>as</w:t>
      </w:r>
      <w:r w:rsidR="4C2CC380">
        <w:t xml:space="preserve"> análise</w:t>
      </w:r>
      <w:r w:rsidR="00931370">
        <w:t>s</w:t>
      </w:r>
      <w:r w:rsidR="4C2CC380">
        <w:t xml:space="preserve"> de terras,</w:t>
      </w:r>
      <w:r>
        <w:t xml:space="preserve"> </w:t>
      </w:r>
      <w:r w:rsidR="346B867E">
        <w:t>laudo</w:t>
      </w:r>
      <w:r w:rsidR="3971486D">
        <w:t>s</w:t>
      </w:r>
      <w:r w:rsidR="346B867E">
        <w:t xml:space="preserve"> de </w:t>
      </w:r>
      <w:r w:rsidR="00931370">
        <w:t xml:space="preserve">PROAGRO </w:t>
      </w:r>
      <w:r w:rsidR="346B867E">
        <w:t xml:space="preserve">(Programa de Garantia da Atividade Agropecuária), </w:t>
      </w:r>
      <w:r w:rsidR="24289B50">
        <w:t>além de outros serviços com menor frequência.</w:t>
      </w:r>
    </w:p>
    <w:p w14:paraId="4C8E4993" w14:textId="5AA36C6F" w:rsidR="681046A8" w:rsidRDefault="681046A8" w:rsidP="681046A8"/>
    <w:p w14:paraId="038711CB" w14:textId="531ED405" w:rsidR="681046A8" w:rsidRDefault="681046A8" w:rsidP="681046A8"/>
    <w:p w14:paraId="56032BE1" w14:textId="08EEDD4D" w:rsidR="00F174EE" w:rsidRDefault="00F174EE" w:rsidP="18040D67">
      <w:pPr>
        <w:pStyle w:val="Ttulo1"/>
      </w:pPr>
      <w:bookmarkStart w:id="25" w:name="_Toc491037312"/>
      <w:bookmarkStart w:id="26" w:name="_Toc708008713"/>
      <w:r>
        <w:br w:type="page"/>
      </w:r>
      <w:bookmarkStart w:id="27" w:name="_Toc149739424"/>
      <w:r>
        <w:lastRenderedPageBreak/>
        <w:t xml:space="preserve">2. </w:t>
      </w:r>
      <w:r w:rsidR="00931370">
        <w:t>REVISÃO DA LITERATURA</w:t>
      </w:r>
      <w:bookmarkEnd w:id="25"/>
      <w:bookmarkEnd w:id="26"/>
      <w:bookmarkEnd w:id="27"/>
    </w:p>
    <w:p w14:paraId="49E858F4" w14:textId="595E070A" w:rsidR="00D97691" w:rsidRDefault="00D97691" w:rsidP="00276E1F">
      <w:pPr>
        <w:pStyle w:val="UnidaviTexto-Espao15"/>
      </w:pPr>
    </w:p>
    <w:p w14:paraId="4F7E1B91" w14:textId="7C6346A1" w:rsidR="10A9246F" w:rsidRPr="0031288E" w:rsidRDefault="0D42E6C1" w:rsidP="55E9F482">
      <w:pPr>
        <w:pStyle w:val="UnidaviTexto-Espao15"/>
      </w:pPr>
      <w:r w:rsidRPr="0031288E">
        <w:t>Neste capítulo são apresentados os conceitos</w:t>
      </w:r>
      <w:r w:rsidR="005217D7" w:rsidRPr="0031288E">
        <w:t xml:space="preserve"> das </w:t>
      </w:r>
      <w:r w:rsidRPr="0031288E">
        <w:t>ferramentas e linguagens utilizados para o desenvolvimento do protótipo.</w:t>
      </w:r>
    </w:p>
    <w:p w14:paraId="4B17A066" w14:textId="77777777" w:rsidR="00893AFC" w:rsidRDefault="00893AFC" w:rsidP="00276E1F">
      <w:pPr>
        <w:pStyle w:val="UnidaviTexto-Espao15"/>
      </w:pPr>
    </w:p>
    <w:p w14:paraId="419148DA" w14:textId="1E770E57" w:rsidR="2138B0D8" w:rsidRPr="00D3180C" w:rsidRDefault="2138B0D8" w:rsidP="10A9246F">
      <w:pPr>
        <w:pStyle w:val="Ttulo2"/>
        <w:rPr>
          <w:rStyle w:val="Ttulo2Char"/>
        </w:rPr>
      </w:pPr>
      <w:bookmarkStart w:id="28" w:name="_Toc1400617056"/>
      <w:bookmarkStart w:id="29" w:name="_Toc227080354"/>
      <w:bookmarkStart w:id="30" w:name="_Toc149739425"/>
      <w:r w:rsidRPr="00D3180C">
        <w:t>2.1 ENGENHARIA DE SOFTWARE</w:t>
      </w:r>
      <w:bookmarkEnd w:id="28"/>
      <w:bookmarkEnd w:id="29"/>
      <w:bookmarkEnd w:id="30"/>
    </w:p>
    <w:p w14:paraId="04629FAC" w14:textId="5196213B" w:rsidR="10A9246F" w:rsidRPr="0031288E" w:rsidRDefault="10A9246F" w:rsidP="55E9F482">
      <w:pPr>
        <w:pStyle w:val="UnidaviTexto-Espao15"/>
      </w:pPr>
    </w:p>
    <w:p w14:paraId="055363B2" w14:textId="21A2B5B6" w:rsidR="2138B0D8" w:rsidRPr="0031288E" w:rsidRDefault="2138B0D8" w:rsidP="10A9246F">
      <w:pPr>
        <w:pStyle w:val="UnidaviTexto-Espao15"/>
      </w:pPr>
      <w:r w:rsidRPr="0031288E">
        <w:t>Sommerville (2011) trata a engenharia de software como uma área de grande importância, já que a sociedade atual vem cada vez mais dependendo de softwares, e a engenharia de software faz com que os softwares possam ser desenvolvidos com uma maior velocidade, confiabilidade e qualidade.</w:t>
      </w:r>
      <w:r w:rsidRPr="005217D7">
        <w:t xml:space="preserve"> </w:t>
      </w:r>
    </w:p>
    <w:p w14:paraId="3DB02F41" w14:textId="7D149483" w:rsidR="2138B0D8" w:rsidRPr="0031288E" w:rsidRDefault="2138B0D8" w:rsidP="10A9246F">
      <w:pPr>
        <w:pStyle w:val="UnidaviTexto-Espao15"/>
      </w:pPr>
      <w:r w:rsidRPr="0031288E">
        <w:t>A engenharia de software estuda todos os processos envolvidos no desenvolvimento de um software, ela envolve diversas atividades distintas, onde é necessário ter habilidades em diversas áreas. (SOMMERVILLE, 2011).</w:t>
      </w:r>
      <w:r w:rsidRPr="005217D7">
        <w:t xml:space="preserve"> </w:t>
      </w:r>
    </w:p>
    <w:p w14:paraId="7ECDC56C" w14:textId="07DA5BEF" w:rsidR="2138B0D8" w:rsidRPr="0031288E" w:rsidRDefault="2138B0D8" w:rsidP="10A9246F">
      <w:pPr>
        <w:pStyle w:val="UnidaviTexto-Espao15"/>
      </w:pPr>
      <w:r w:rsidRPr="0031288E">
        <w:t>Os softwares atuais devem atender diversas demandas, por isso</w:t>
      </w:r>
      <w:r w:rsidR="00CC2674">
        <w:t>,</w:t>
      </w:r>
      <w:r w:rsidRPr="0031288E">
        <w:t xml:space="preserve"> deve se ter o conhecimento das funcionalidades e características do mesmo, e a engenharia de software utiliza de requisitos para manter o conhecimento necessário do mesmo. (MORAIS; ZANIN, 2020).</w:t>
      </w:r>
    </w:p>
    <w:p w14:paraId="0A7C47C8" w14:textId="31E4809C" w:rsidR="10A9246F" w:rsidRDefault="10A9246F" w:rsidP="10A9246F">
      <w:pPr>
        <w:pStyle w:val="UnidaviTexto-Espao15"/>
        <w:rPr>
          <w:highlight w:val="yellow"/>
        </w:rPr>
      </w:pPr>
    </w:p>
    <w:p w14:paraId="3669CDAF" w14:textId="7D5D0982" w:rsidR="2138B0D8" w:rsidRPr="00D3180C" w:rsidRDefault="2138B0D8" w:rsidP="00A96C0B">
      <w:pPr>
        <w:pStyle w:val="Ttulo3"/>
      </w:pPr>
      <w:bookmarkStart w:id="31" w:name="_Toc133332616"/>
      <w:bookmarkStart w:id="32" w:name="_Toc1700381484"/>
      <w:bookmarkStart w:id="33" w:name="_Toc149739426"/>
      <w:r w:rsidRPr="00D3180C">
        <w:t>2.1.1 Levantamento de Requisitos</w:t>
      </w:r>
      <w:bookmarkEnd w:id="31"/>
      <w:bookmarkEnd w:id="32"/>
      <w:bookmarkEnd w:id="33"/>
    </w:p>
    <w:p w14:paraId="3A3A6B3A" w14:textId="5EF13D6F" w:rsidR="10A9246F" w:rsidRDefault="10A9246F" w:rsidP="10A9246F">
      <w:pPr>
        <w:pStyle w:val="UnidaviTexto-Espao15"/>
        <w:rPr>
          <w:highlight w:val="yellow"/>
        </w:rPr>
      </w:pPr>
    </w:p>
    <w:p w14:paraId="1ADC17DD" w14:textId="1149B642" w:rsidR="2138B0D8" w:rsidRPr="0031288E" w:rsidRDefault="0031288E" w:rsidP="10A9246F">
      <w:pPr>
        <w:pStyle w:val="UnidaviTexto-Espao15"/>
      </w:pPr>
      <w:r w:rsidRPr="0031288E">
        <w:t xml:space="preserve">No desenvolvimento de sistemas, entender os requisitos é fundamental. Isso começa na fase de concepção do projeto, onde é essencial compreender o problema, quem precisa de uma solução e que tipo de solução é necessária. A partir daí, é crucial ter uma visão clara dos objetivos de longo prazo do projeto, pois esses objetivos influenciarão os requisitos </w:t>
      </w:r>
      <w:r>
        <w:t>funcionais</w:t>
      </w:r>
      <w:r w:rsidRPr="0031288E">
        <w:t xml:space="preserve"> e os não </w:t>
      </w:r>
      <w:r>
        <w:t>funcionais</w:t>
      </w:r>
      <w:r w:rsidRPr="0031288E">
        <w:t>. Em resumo, o processo envolve entender a fundo o que o projeto precisa alcançar e, com base nisso, identificar os requisitos específicos que o guiarão ao longo do desenvolvimento (PRESSMAN; MAXIM, 2021).</w:t>
      </w:r>
    </w:p>
    <w:p w14:paraId="17FCFC57" w14:textId="1CE2F7EB" w:rsidR="10A9246F" w:rsidRDefault="10A9246F" w:rsidP="10A9246F">
      <w:pPr>
        <w:pStyle w:val="UnidaviTexto-Espao15"/>
        <w:rPr>
          <w:highlight w:val="yellow"/>
        </w:rPr>
      </w:pPr>
    </w:p>
    <w:p w14:paraId="7FE2A838" w14:textId="6D0B4F50" w:rsidR="2138B0D8" w:rsidRPr="00D3180C" w:rsidRDefault="2138B0D8" w:rsidP="00A96C0B">
      <w:pPr>
        <w:pStyle w:val="Ttulo3"/>
      </w:pPr>
      <w:bookmarkStart w:id="34" w:name="_Toc1919043964"/>
      <w:bookmarkStart w:id="35" w:name="_Toc1881533786"/>
      <w:bookmarkStart w:id="36" w:name="_Toc149739427"/>
      <w:r w:rsidRPr="00D3180C">
        <w:t>2.1.2 Requisitos Funcionais e Não Funcionais</w:t>
      </w:r>
      <w:bookmarkEnd w:id="34"/>
      <w:bookmarkEnd w:id="35"/>
      <w:bookmarkEnd w:id="36"/>
    </w:p>
    <w:p w14:paraId="20867036" w14:textId="092FC1DD" w:rsidR="10A9246F" w:rsidRDefault="10A9246F" w:rsidP="10A9246F">
      <w:pPr>
        <w:pStyle w:val="UnidaviTexto-Espao15"/>
        <w:rPr>
          <w:highlight w:val="yellow"/>
        </w:rPr>
      </w:pPr>
    </w:p>
    <w:p w14:paraId="374C6CB3" w14:textId="2F32A24C" w:rsidR="2138B0D8" w:rsidRPr="0031288E" w:rsidRDefault="2138B0D8" w:rsidP="10A9246F">
      <w:pPr>
        <w:pStyle w:val="UnidaviTexto-Espao15"/>
      </w:pPr>
      <w:r w:rsidRPr="0031288E">
        <w:t xml:space="preserve">De acordo com Sommerville (2011) os requisitos funcionais e não funcionais são basicamente o que classifica os requisitos de software, conforme exemplifica o Quadro </w:t>
      </w:r>
      <w:r w:rsidR="52A4437E" w:rsidRPr="0031288E">
        <w:t>1</w:t>
      </w:r>
      <w:r w:rsidRPr="0031288E">
        <w:t>.</w:t>
      </w:r>
    </w:p>
    <w:p w14:paraId="48C26DE6" w14:textId="448CC66C" w:rsidR="10A9246F" w:rsidRPr="0031288E" w:rsidRDefault="10A9246F" w:rsidP="10A9246F">
      <w:pPr>
        <w:pStyle w:val="UnidaviTexto-Espao15"/>
      </w:pPr>
    </w:p>
    <w:p w14:paraId="7C4601C9" w14:textId="1A965364" w:rsidR="2138B0D8" w:rsidRPr="0031288E" w:rsidRDefault="3079EDAE" w:rsidP="6A496B37">
      <w:pPr>
        <w:pStyle w:val="UnidaviTexto-Espao15"/>
        <w:ind w:firstLine="0"/>
        <w:rPr>
          <w:b/>
          <w:bCs/>
          <w:sz w:val="20"/>
          <w:szCs w:val="20"/>
        </w:rPr>
      </w:pPr>
      <w:r w:rsidRPr="0031288E">
        <w:rPr>
          <w:b/>
          <w:bCs/>
          <w:sz w:val="20"/>
          <w:szCs w:val="20"/>
        </w:rPr>
        <w:lastRenderedPageBreak/>
        <w:t xml:space="preserve">Quadro 1 - </w:t>
      </w:r>
      <w:r w:rsidR="2138B0D8" w:rsidRPr="0031288E">
        <w:rPr>
          <w:b/>
          <w:bCs/>
          <w:sz w:val="20"/>
          <w:szCs w:val="20"/>
        </w:rPr>
        <w:t>Requisitos de Software</w:t>
      </w:r>
    </w:p>
    <w:tbl>
      <w:tblPr>
        <w:tblStyle w:val="Tabelacomgrade"/>
        <w:tblW w:w="0" w:type="auto"/>
        <w:tblLook w:val="06A0" w:firstRow="1" w:lastRow="0" w:firstColumn="1" w:lastColumn="0" w:noHBand="1" w:noVBand="1"/>
      </w:tblPr>
      <w:tblGrid>
        <w:gridCol w:w="4530"/>
        <w:gridCol w:w="4530"/>
      </w:tblGrid>
      <w:tr w:rsidR="10A9246F" w:rsidRPr="00CC2674" w14:paraId="4B28837C" w14:textId="77777777" w:rsidTr="10A9246F">
        <w:trPr>
          <w:trHeight w:val="300"/>
        </w:trPr>
        <w:tc>
          <w:tcPr>
            <w:tcW w:w="4530" w:type="dxa"/>
          </w:tcPr>
          <w:p w14:paraId="7037E0A5" w14:textId="55A2F14D"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Nome</w:t>
            </w:r>
          </w:p>
        </w:tc>
        <w:tc>
          <w:tcPr>
            <w:tcW w:w="4530" w:type="dxa"/>
          </w:tcPr>
          <w:p w14:paraId="1AAED82E" w14:textId="4F4B3CEA"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Conceito</w:t>
            </w:r>
          </w:p>
        </w:tc>
      </w:tr>
      <w:tr w:rsidR="10A9246F" w:rsidRPr="00CC2674" w14:paraId="0EE1D7CE" w14:textId="77777777" w:rsidTr="10A9246F">
        <w:trPr>
          <w:trHeight w:val="300"/>
        </w:trPr>
        <w:tc>
          <w:tcPr>
            <w:tcW w:w="4530" w:type="dxa"/>
          </w:tcPr>
          <w:p w14:paraId="72BD7D4F" w14:textId="7527057B" w:rsidR="10A9246F" w:rsidRPr="0031288E" w:rsidRDefault="10A9246F" w:rsidP="10A9246F">
            <w:pPr>
              <w:pStyle w:val="UnidaviTexto-Espao15"/>
              <w:spacing w:line="240" w:lineRule="auto"/>
              <w:ind w:firstLine="0"/>
              <w:rPr>
                <w:sz w:val="20"/>
                <w:szCs w:val="20"/>
              </w:rPr>
            </w:pPr>
            <w:r w:rsidRPr="0031288E">
              <w:rPr>
                <w:sz w:val="20"/>
                <w:szCs w:val="20"/>
              </w:rPr>
              <w:t>Requisito Funcional</w:t>
            </w:r>
          </w:p>
        </w:tc>
        <w:tc>
          <w:tcPr>
            <w:tcW w:w="4530" w:type="dxa"/>
          </w:tcPr>
          <w:p w14:paraId="54E9AFFB" w14:textId="1D4E7805" w:rsidR="10A9246F" w:rsidRPr="0031288E" w:rsidRDefault="10A9246F" w:rsidP="10A9246F">
            <w:pPr>
              <w:pStyle w:val="UnidaviTexto-Espao15"/>
              <w:spacing w:line="240" w:lineRule="auto"/>
              <w:ind w:firstLine="0"/>
              <w:rPr>
                <w:sz w:val="20"/>
                <w:szCs w:val="20"/>
              </w:rPr>
            </w:pPr>
            <w:r w:rsidRPr="0031288E">
              <w:rPr>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w:t>
            </w:r>
          </w:p>
        </w:tc>
      </w:tr>
      <w:tr w:rsidR="10A9246F" w:rsidRPr="00CC2674" w14:paraId="2E3B2A97" w14:textId="77777777" w:rsidTr="10A9246F">
        <w:trPr>
          <w:trHeight w:val="300"/>
        </w:trPr>
        <w:tc>
          <w:tcPr>
            <w:tcW w:w="4530" w:type="dxa"/>
          </w:tcPr>
          <w:p w14:paraId="6575123D" w14:textId="1FC8C598" w:rsidR="10A9246F" w:rsidRPr="0031288E" w:rsidRDefault="10A9246F" w:rsidP="10A9246F">
            <w:pPr>
              <w:pStyle w:val="UnidaviTexto-Espao15"/>
              <w:spacing w:line="240" w:lineRule="auto"/>
              <w:ind w:firstLine="0"/>
              <w:rPr>
                <w:sz w:val="20"/>
                <w:szCs w:val="20"/>
              </w:rPr>
            </w:pPr>
            <w:r w:rsidRPr="0031288E">
              <w:rPr>
                <w:sz w:val="20"/>
                <w:szCs w:val="20"/>
              </w:rPr>
              <w:t>Requisito Não Funcional</w:t>
            </w:r>
          </w:p>
        </w:tc>
        <w:tc>
          <w:tcPr>
            <w:tcW w:w="4530" w:type="dxa"/>
          </w:tcPr>
          <w:p w14:paraId="36CDC3D8" w14:textId="622B10E7" w:rsidR="10A9246F" w:rsidRPr="0031288E" w:rsidRDefault="10A9246F" w:rsidP="10A9246F">
            <w:pPr>
              <w:pStyle w:val="UnidaviTexto-Espao15"/>
              <w:spacing w:line="240" w:lineRule="auto"/>
              <w:ind w:firstLine="0"/>
              <w:rPr>
                <w:sz w:val="20"/>
                <w:szCs w:val="20"/>
              </w:rPr>
            </w:pPr>
            <w:r w:rsidRPr="0031288E">
              <w:rPr>
                <w:sz w:val="20"/>
                <w:szCs w:val="20"/>
              </w:rPr>
              <w:t xml:space="preserve">São restrições aos serviços ou funções oferecidas pelo sistema. Incluem restrições de </w:t>
            </w:r>
            <w:r w:rsidRPr="0031288E">
              <w:rPr>
                <w:i/>
                <w:sz w:val="20"/>
                <w:szCs w:val="20"/>
              </w:rPr>
              <w:t>timming</w:t>
            </w:r>
            <w:r w:rsidRPr="0031288E">
              <w:rPr>
                <w:sz w:val="20"/>
                <w:szCs w:val="20"/>
              </w:rPr>
              <w:t>, restrições no processo de desenvolvimento e restrições impostas pelas normas. Ao contrário das características individuais ou serviços do sistema, os requisitos não funcionais, muitas vezes, aplicam-se ao sistema como um todo.</w:t>
            </w:r>
          </w:p>
        </w:tc>
      </w:tr>
    </w:tbl>
    <w:p w14:paraId="4FA8A6F1" w14:textId="1550DBD4" w:rsidR="2138B0D8" w:rsidRPr="0031288E" w:rsidRDefault="2138B0D8" w:rsidP="10A9246F">
      <w:pPr>
        <w:rPr>
          <w:sz w:val="20"/>
          <w:szCs w:val="20"/>
        </w:rPr>
      </w:pPr>
      <w:r w:rsidRPr="0031288E">
        <w:rPr>
          <w:sz w:val="20"/>
          <w:szCs w:val="20"/>
        </w:rPr>
        <w:t>Fonte: Elaborado a partir de Sommerville (2011)</w:t>
      </w:r>
    </w:p>
    <w:p w14:paraId="678705DC" w14:textId="4FDD162D" w:rsidR="10A9246F" w:rsidRPr="0031288E" w:rsidRDefault="10A9246F" w:rsidP="10A9246F">
      <w:pPr>
        <w:rPr>
          <w:sz w:val="20"/>
          <w:szCs w:val="20"/>
        </w:rPr>
      </w:pPr>
    </w:p>
    <w:p w14:paraId="1721F349" w14:textId="77777777" w:rsidR="00CC2674" w:rsidRPr="0031288E" w:rsidRDefault="00CC2674" w:rsidP="10A9246F">
      <w:pPr>
        <w:pStyle w:val="UnidaviTexto-Espao15"/>
      </w:pPr>
    </w:p>
    <w:p w14:paraId="6C92A73B" w14:textId="5D1203A0" w:rsidR="2138B0D8" w:rsidRPr="0031288E" w:rsidRDefault="2138B0D8" w:rsidP="10A9246F">
      <w:pPr>
        <w:pStyle w:val="UnidaviTexto-Espao15"/>
      </w:pPr>
      <w:r w:rsidRPr="0031288E">
        <w:t>Requisitos funcionais definem o que o sistema deve fazer, já os requisitos não funcionais não possuem ligação direta ao que o sistema irá fazer, porém podem estar relacionados às propriedades crescentes do sistema. (SOMMERVILE, 2011).</w:t>
      </w:r>
    </w:p>
    <w:p w14:paraId="197E4357" w14:textId="5303D841" w:rsidR="10A9246F" w:rsidRDefault="10A9246F" w:rsidP="10A9246F">
      <w:pPr>
        <w:pStyle w:val="UnidaviTexto-Espao15"/>
        <w:rPr>
          <w:highlight w:val="yellow"/>
        </w:rPr>
      </w:pPr>
    </w:p>
    <w:p w14:paraId="1A6D7C1C" w14:textId="6BD15C2F" w:rsidR="2138B0D8" w:rsidRPr="00D3180C" w:rsidRDefault="2138B0D8" w:rsidP="00A96C0B">
      <w:pPr>
        <w:pStyle w:val="Ttulo3"/>
      </w:pPr>
      <w:bookmarkStart w:id="37" w:name="_Toc1964081279"/>
      <w:bookmarkStart w:id="38" w:name="_Toc656897101"/>
      <w:bookmarkStart w:id="39" w:name="_Toc149739428"/>
      <w:r w:rsidRPr="00D3180C">
        <w:t>2.1.4 Regras de Negócio</w:t>
      </w:r>
      <w:bookmarkEnd w:id="37"/>
      <w:bookmarkEnd w:id="38"/>
      <w:bookmarkEnd w:id="39"/>
    </w:p>
    <w:p w14:paraId="26796CD5" w14:textId="4E7D06EE" w:rsidR="10A9246F" w:rsidRDefault="10A9246F" w:rsidP="10A9246F">
      <w:pPr>
        <w:pStyle w:val="UnidaviTexto-Espao15"/>
        <w:rPr>
          <w:highlight w:val="yellow"/>
        </w:rPr>
      </w:pPr>
    </w:p>
    <w:p w14:paraId="59C4F102" w14:textId="6D692E8F" w:rsidR="2138B0D8" w:rsidRPr="0031288E" w:rsidRDefault="2138B0D8" w:rsidP="10A9246F">
      <w:pPr>
        <w:pStyle w:val="UnidaviTexto-Espao15"/>
      </w:pPr>
      <w:r w:rsidRPr="0031288E">
        <w:t>Os objetivos das regras de negócio são de providenciar um desenvolvimento que acabe atendendo as necessidades do usuário final com maior rapidez e precisão. (DEVMEDIA, 2014).</w:t>
      </w:r>
    </w:p>
    <w:p w14:paraId="0A22DF50" w14:textId="4281B88B" w:rsidR="2138B0D8" w:rsidRDefault="2138B0D8" w:rsidP="10A9246F">
      <w:pPr>
        <w:pStyle w:val="UnidaviTexto-Espao15"/>
      </w:pPr>
      <w:r w:rsidRPr="0031288E">
        <w:t>Regras de negócio são definidas com base nas necessidades da aplicação, assim o desenvolvimento deve ocorrer seguindo-as. Desta forma, facilita para que o usuário teste a aplicação e veja que suas regras foram implementadas na aplicação. (DEVMEDIA, 2014).</w:t>
      </w:r>
    </w:p>
    <w:p w14:paraId="33262A86" w14:textId="5BD268B3" w:rsidR="10A9246F" w:rsidRDefault="10A9246F" w:rsidP="10A9246F">
      <w:pPr>
        <w:pStyle w:val="UnidaviTexto-Espao15"/>
        <w:rPr>
          <w:highlight w:val="yellow"/>
        </w:rPr>
      </w:pPr>
    </w:p>
    <w:p w14:paraId="6BBBFE31" w14:textId="65F85FC4" w:rsidR="6C955959" w:rsidRDefault="6C955959" w:rsidP="00A4029E">
      <w:pPr>
        <w:pStyle w:val="Ttulo2"/>
        <w:spacing w:line="360" w:lineRule="auto"/>
      </w:pPr>
      <w:bookmarkStart w:id="40" w:name="_Toc1493542036"/>
      <w:bookmarkStart w:id="41" w:name="_Toc1725301950"/>
      <w:bookmarkStart w:id="42" w:name="_Toc149739429"/>
      <w:r>
        <w:t>2.2 BOAS PRÁTICAS DE DESENVOLVIMENTO</w:t>
      </w:r>
      <w:bookmarkEnd w:id="40"/>
      <w:bookmarkEnd w:id="41"/>
      <w:bookmarkEnd w:id="42"/>
    </w:p>
    <w:p w14:paraId="6D2DEC96" w14:textId="5FD7F661" w:rsidR="10A9246F" w:rsidRPr="00A4029E" w:rsidRDefault="10A9246F" w:rsidP="00A4029E">
      <w:pPr>
        <w:pStyle w:val="UnidaviTexto-Espao15"/>
      </w:pPr>
    </w:p>
    <w:p w14:paraId="1F51B74C" w14:textId="77777777" w:rsidR="6C955959" w:rsidRDefault="6C955959" w:rsidP="10A9246F">
      <w:pPr>
        <w:pStyle w:val="UnidaviTexto-Espao15"/>
        <w:ind w:firstLine="708"/>
      </w:pPr>
      <w:r>
        <w:t xml:space="preserve">Conforme Martin (2009, p. 8), “Um código limpo é simples e direto. Ele é tão bem legível quanto uma prosa bem escrita. Ele jamais torna confuso o objetivo do desenvolvedor, em vez disso, ele está repleto de abstrações claras e linhas de controle objetivas”. </w:t>
      </w:r>
    </w:p>
    <w:p w14:paraId="0751FF9F" w14:textId="25F1C678" w:rsidR="10A9246F" w:rsidRDefault="6C955959" w:rsidP="55E9F482">
      <w:pPr>
        <w:pStyle w:val="UnidaviTexto-Espao15"/>
        <w:ind w:firstLine="708"/>
      </w:pPr>
      <w:r>
        <w:t xml:space="preserve">Um código confuso diminui a produtividade da equipe, cada nova alteração pode causar problemas em outras duas ou três partes, exigindo remendos, amarrações para que o código não quebre e com o tempo, a bagunça cresce tanto que é impossível solucionar. Com a redução da produtividade, a gerência contrata novos funcionários para aumentar a mão de obra, mas os novos programadores não conhecem o código por completo, não conseguindo diferenciar a </w:t>
      </w:r>
      <w:r>
        <w:lastRenderedPageBreak/>
        <w:t>mudança que altera o propósito do projeto e a aquela que atrapalha. Criando mais e mais confusões, a produtividade chega cada vez mais perto de zero. (MARTIN 2009).</w:t>
      </w:r>
    </w:p>
    <w:p w14:paraId="271D432D" w14:textId="77777777" w:rsidR="00A4029E" w:rsidRDefault="00A4029E" w:rsidP="55E9F482">
      <w:pPr>
        <w:pStyle w:val="UnidaviTexto-Espao15"/>
        <w:ind w:firstLine="708"/>
      </w:pPr>
    </w:p>
    <w:p w14:paraId="0854C0DE" w14:textId="686CE1A8" w:rsidR="6C955959" w:rsidRDefault="6C955959" w:rsidP="00A96C0B">
      <w:pPr>
        <w:pStyle w:val="Ttulo3"/>
      </w:pPr>
      <w:bookmarkStart w:id="43" w:name="_Toc1287483940"/>
      <w:bookmarkStart w:id="44" w:name="_Toc307499936"/>
      <w:bookmarkStart w:id="45" w:name="_Toc149739430"/>
      <w:r>
        <w:t>2.2.1 Nomeação</w:t>
      </w:r>
      <w:bookmarkEnd w:id="43"/>
      <w:bookmarkEnd w:id="44"/>
      <w:bookmarkEnd w:id="45"/>
    </w:p>
    <w:p w14:paraId="5F4077AC" w14:textId="77777777" w:rsidR="10A9246F" w:rsidRDefault="10A9246F" w:rsidP="10A9246F">
      <w:pPr>
        <w:pStyle w:val="UnidaviSeoTerciria"/>
      </w:pPr>
    </w:p>
    <w:p w14:paraId="3D322241" w14:textId="6E672D2B" w:rsidR="6C955959" w:rsidRDefault="6C955959" w:rsidP="10A9246F">
      <w:pPr>
        <w:pStyle w:val="UnidaviTexto-Espao15"/>
      </w:pPr>
      <w:r>
        <w:t>O início de boas práticas de desenvolvimento se dá pela nomeação de variáveis, métodos e classes, pois o nome deve dizer por que existe, o que faz e como é usado. (MARTIN, 2009). A Figura 1 mostra um código que não utiliza uma boa nomeação de suas variáveis, funções, etc.</w:t>
      </w:r>
    </w:p>
    <w:p w14:paraId="3A3DED76" w14:textId="58901FFD" w:rsidR="4E544FCE" w:rsidRDefault="4E544FCE" w:rsidP="4E544FCE">
      <w:pPr>
        <w:pStyle w:val="UnidaviTexto-Espao15"/>
      </w:pPr>
    </w:p>
    <w:p w14:paraId="0486114A" w14:textId="521EB38D" w:rsidR="000B46D5" w:rsidRDefault="6C955959" w:rsidP="4E544FCE">
      <w:pPr>
        <w:ind w:left="708"/>
        <w:rPr>
          <w:b/>
          <w:bCs/>
        </w:rPr>
      </w:pPr>
      <w:r w:rsidRPr="4E544FCE">
        <w:rPr>
          <w:b/>
          <w:bCs/>
          <w:sz w:val="20"/>
          <w:szCs w:val="20"/>
        </w:rPr>
        <w:t>Figura 1 – Código sem boas práticas de nomeação</w:t>
      </w:r>
      <w:r>
        <w:br/>
      </w:r>
      <w:r>
        <w:rPr>
          <w:noProof/>
          <w:lang w:eastAsia="pt-BR"/>
        </w:rPr>
        <w:drawing>
          <wp:inline distT="0" distB="0" distL="0" distR="0" wp14:anchorId="6CF2FEA8" wp14:editId="36F7B578">
            <wp:extent cx="3419475" cy="1478682"/>
            <wp:effectExtent l="0" t="0" r="0" b="0"/>
            <wp:docPr id="174428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3419475" cy="1478682"/>
                    </a:xfrm>
                    <a:prstGeom prst="rect">
                      <a:avLst/>
                    </a:prstGeom>
                  </pic:spPr>
                </pic:pic>
              </a:graphicData>
            </a:graphic>
          </wp:inline>
        </w:drawing>
      </w:r>
    </w:p>
    <w:p w14:paraId="07EADD15" w14:textId="07566965" w:rsidR="10A9246F" w:rsidRDefault="6C955959" w:rsidP="4E544FCE">
      <w:pPr>
        <w:ind w:left="708"/>
        <w:rPr>
          <w:sz w:val="20"/>
          <w:szCs w:val="20"/>
        </w:rPr>
      </w:pPr>
      <w:r w:rsidRPr="4E544FCE">
        <w:rPr>
          <w:sz w:val="20"/>
          <w:szCs w:val="20"/>
        </w:rPr>
        <w:t>Fonte: Martin (2009, p. 18)</w:t>
      </w:r>
    </w:p>
    <w:p w14:paraId="6A1908BC" w14:textId="44A1DE18" w:rsidR="4E544FCE" w:rsidRDefault="4E544FCE" w:rsidP="4E544FCE">
      <w:pPr>
        <w:pStyle w:val="UnidaviTexto-Espao15"/>
      </w:pPr>
    </w:p>
    <w:p w14:paraId="1C47FA8D" w14:textId="66F32B01" w:rsidR="6C955959" w:rsidRDefault="6C955959" w:rsidP="10A9246F">
      <w:pPr>
        <w:pStyle w:val="UnidaviTexto-Espao15"/>
      </w:pPr>
      <w:r>
        <w:t>Esse código é simples, porém seu contexto não está implícito, dificultando o entendimento. A nomeação seguindo as boas práticas garante que em qualquer parte de um código, o seu contexto estará implícito, facilitando a leitura conforme a Figura 2.</w:t>
      </w:r>
    </w:p>
    <w:p w14:paraId="54EB978C" w14:textId="19C5B05D" w:rsidR="10A9246F" w:rsidRDefault="10A9246F" w:rsidP="10A9246F">
      <w:pPr>
        <w:pStyle w:val="UnidaviTexto-Espao15"/>
        <w:jc w:val="center"/>
      </w:pPr>
    </w:p>
    <w:p w14:paraId="11729DDE" w14:textId="4A14BF8D" w:rsidR="6C955959" w:rsidRDefault="6C955959" w:rsidP="4E544FCE">
      <w:pPr>
        <w:ind w:left="708"/>
      </w:pPr>
      <w:r w:rsidRPr="4E544FCE">
        <w:rPr>
          <w:b/>
          <w:bCs/>
          <w:sz w:val="20"/>
          <w:szCs w:val="20"/>
        </w:rPr>
        <w:t xml:space="preserve">Figura 2 – Código </w:t>
      </w:r>
      <w:r w:rsidR="000E035F">
        <w:rPr>
          <w:b/>
          <w:bCs/>
          <w:sz w:val="20"/>
          <w:szCs w:val="20"/>
        </w:rPr>
        <w:t>com</w:t>
      </w:r>
      <w:r w:rsidRPr="4E544FCE">
        <w:rPr>
          <w:b/>
          <w:bCs/>
          <w:sz w:val="20"/>
          <w:szCs w:val="20"/>
        </w:rPr>
        <w:t xml:space="preserve"> boas práticas de nomeação</w:t>
      </w:r>
      <w:r>
        <w:rPr>
          <w:noProof/>
          <w:lang w:eastAsia="pt-BR"/>
        </w:rPr>
        <w:drawing>
          <wp:inline distT="0" distB="0" distL="0" distR="0" wp14:anchorId="2A2D9DFF" wp14:editId="30BECDD6">
            <wp:extent cx="3476625" cy="1392643"/>
            <wp:effectExtent l="0" t="0" r="0" b="0"/>
            <wp:docPr id="4052467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3476625" cy="1392643"/>
                    </a:xfrm>
                    <a:prstGeom prst="rect">
                      <a:avLst/>
                    </a:prstGeom>
                  </pic:spPr>
                </pic:pic>
              </a:graphicData>
            </a:graphic>
          </wp:inline>
        </w:drawing>
      </w:r>
    </w:p>
    <w:p w14:paraId="36C54501" w14:textId="77777777" w:rsidR="6C955959" w:rsidRPr="00A4029E" w:rsidRDefault="6C955959" w:rsidP="4E544FCE">
      <w:pPr>
        <w:ind w:left="708"/>
        <w:rPr>
          <w:sz w:val="20"/>
          <w:szCs w:val="20"/>
        </w:rPr>
      </w:pPr>
      <w:r w:rsidRPr="00A4029E">
        <w:rPr>
          <w:sz w:val="20"/>
          <w:szCs w:val="20"/>
        </w:rPr>
        <w:t>Fonte: Martin (2009, p. 19)</w:t>
      </w:r>
    </w:p>
    <w:p w14:paraId="3C87EE95" w14:textId="68BC3A7E" w:rsidR="10A9246F" w:rsidRDefault="10A9246F" w:rsidP="4E544FCE">
      <w:pPr>
        <w:pStyle w:val="UnidaviTexto-Espao15"/>
      </w:pPr>
    </w:p>
    <w:p w14:paraId="108B502D" w14:textId="06067B5F" w:rsidR="6C955959" w:rsidRDefault="6C955959" w:rsidP="10A9246F">
      <w:pPr>
        <w:pStyle w:val="UnidaviTexto-Espao15"/>
      </w:pPr>
      <w:r>
        <w:t xml:space="preserve">Além de nomes que dão o contexto do código, é necessário utilizar nomes pronunciáveis. Como uma variável do tipo </w:t>
      </w:r>
      <w:r w:rsidRPr="10A9246F">
        <w:rPr>
          <w:i/>
          <w:iCs/>
        </w:rPr>
        <w:t>Date</w:t>
      </w:r>
      <w:r>
        <w:t xml:space="preserve"> nomeada de “</w:t>
      </w:r>
      <w:proofErr w:type="spellStart"/>
      <w:r>
        <w:t>genymdhms</w:t>
      </w:r>
      <w:proofErr w:type="spellEnd"/>
      <w:r>
        <w:t xml:space="preserve">” por exemplo, ela pode contextualizar a sua utilização, mas a mesma variável nomeada de </w:t>
      </w:r>
      <w:r>
        <w:lastRenderedPageBreak/>
        <w:t>“</w:t>
      </w:r>
      <w:proofErr w:type="spellStart"/>
      <w:r>
        <w:t>generationTimestamp</w:t>
      </w:r>
      <w:proofErr w:type="spellEnd"/>
      <w:r>
        <w:t>” facilita muito mais o entendimento, além de melhorar a comunicação da equipe de desenvolvimento. (MARTIN, 2009)</w:t>
      </w:r>
    </w:p>
    <w:p w14:paraId="5566E54B" w14:textId="57693695" w:rsidR="6C955959" w:rsidRDefault="6C955959" w:rsidP="10A9246F">
      <w:pPr>
        <w:pStyle w:val="UnidaviTexto-Espao15"/>
      </w:pPr>
      <w:r>
        <w:t>Martin (2009) também salienta a utilização de nomes passíveis de busca, auxiliando na procura de determinadas variáveis, constantes e métodos por todo o projeto, pois utilizar o número 7 como uma constante é comum, mas buscar por todo o código pode demorar por ser um número que pode aparecer em diversos contextos, mas utilizar uma constante com nome MAX_CLASSES_PER_STUDENT torna a pesquisa muito mais rápida.</w:t>
      </w:r>
    </w:p>
    <w:p w14:paraId="38771541" w14:textId="77777777" w:rsidR="10A9246F" w:rsidRDefault="10A9246F" w:rsidP="10A9246F">
      <w:pPr>
        <w:pStyle w:val="UnidaviTexto-Espao15"/>
      </w:pPr>
    </w:p>
    <w:p w14:paraId="67A5B63F" w14:textId="3C57C0B2" w:rsidR="6C955959" w:rsidRDefault="6C955959" w:rsidP="00A96C0B">
      <w:pPr>
        <w:pStyle w:val="Ttulo3"/>
      </w:pPr>
      <w:bookmarkStart w:id="46" w:name="_Toc75215079"/>
      <w:bookmarkStart w:id="47" w:name="_Toc1947245525"/>
      <w:bookmarkStart w:id="48" w:name="_Toc149739431"/>
      <w:r>
        <w:t>2.2.2 Funções</w:t>
      </w:r>
      <w:bookmarkEnd w:id="46"/>
      <w:bookmarkEnd w:id="47"/>
      <w:bookmarkEnd w:id="48"/>
    </w:p>
    <w:p w14:paraId="4AD43D1B" w14:textId="77777777" w:rsidR="10A9246F" w:rsidRDefault="10A9246F" w:rsidP="10A9246F"/>
    <w:p w14:paraId="2111533A" w14:textId="11A20651" w:rsidR="6C955959" w:rsidRDefault="6C955959" w:rsidP="10A9246F">
      <w:pPr>
        <w:pStyle w:val="UnidaviTexto-Espao15"/>
      </w:pPr>
      <w:r>
        <w:t>A primeira regra para funções é que elas devem ser pequenas, mesmo que não possuam informações de estudos que indiquem que funções extremamente pequenas são superiores. Mas que pode afirmar que ao longo de aproximadamente quatro décadas tem desenvolvido funções de diferentes tamanhos, seja de 3000 linhas; funções de 100 a 300 linhas; e funções que apresentavam apenas 20 a 30 linhas. Essa experiência ensinou que, após inúmeras tentativas e erros, as funções devem ser muito compactas. (MARTIN, 2019).</w:t>
      </w:r>
    </w:p>
    <w:p w14:paraId="1E8E90A2" w14:textId="0CE9040B" w:rsidR="10A9246F" w:rsidRDefault="10A9246F" w:rsidP="10A9246F">
      <w:pPr>
        <w:pStyle w:val="UnidaviTexto-Espao15"/>
      </w:pPr>
    </w:p>
    <w:p w14:paraId="45D883A8" w14:textId="0F60680F" w:rsidR="7E43B67D" w:rsidRDefault="7E43B67D" w:rsidP="55E9F482">
      <w:pPr>
        <w:pStyle w:val="Ttulo2"/>
        <w:rPr>
          <w:b/>
          <w:bCs/>
          <w:caps w:val="0"/>
        </w:rPr>
      </w:pPr>
      <w:bookmarkStart w:id="49" w:name="_Toc1154825240"/>
      <w:bookmarkStart w:id="50" w:name="_Toc1161883891"/>
      <w:bookmarkStart w:id="51" w:name="_Toc149739432"/>
      <w:r>
        <w:t>2.3 PROGRAMAÇÃO ORIENTADA A OBJETOS</w:t>
      </w:r>
      <w:bookmarkEnd w:id="49"/>
      <w:bookmarkEnd w:id="50"/>
      <w:bookmarkEnd w:id="51"/>
    </w:p>
    <w:p w14:paraId="7A62C168" w14:textId="77777777" w:rsidR="10A9246F" w:rsidRDefault="10A9246F" w:rsidP="10A9246F">
      <w:pPr>
        <w:pStyle w:val="UnidaviTexto-Espao15"/>
      </w:pPr>
    </w:p>
    <w:p w14:paraId="1744B87C" w14:textId="5547C43D" w:rsidR="7E43B67D" w:rsidRDefault="7E43B67D" w:rsidP="10A9246F">
      <w:pPr>
        <w:pStyle w:val="UnidaviTexto-Espao15"/>
      </w:pPr>
      <w:r>
        <w:t>Programação Orientada a Objetos (POO) é um paradigma de programação que se concentra em representar entidades do mundo real como objetos, que possuem atributos e métodos que definem seu comportamento e funcionalidade. O objetivo da POO é facilitar a modelagem e a resolução de problemas complexos, dividindo-os em partes menores e mais gerenciáveis. Nesse paradigma, as entidades são representadas por classes, que são usadas para criar objetos. (BARNES; KÖLLING, 2012).</w:t>
      </w:r>
    </w:p>
    <w:p w14:paraId="5C3EC0C5" w14:textId="7F24EB82" w:rsidR="7E43B67D" w:rsidRDefault="7E43B67D" w:rsidP="10A9246F">
      <w:pPr>
        <w:pStyle w:val="UnidaviTexto-Espao15"/>
      </w:pPr>
      <w:r>
        <w:t>A POO é baseada em quatro conceitos principais: encapsulamento, herança, polimorfismo e abstração. O encapsulamento é a capacidade de esconder os detalhes internos de um objeto e protegê-lo contra acesso indevido. A herança permite que as classes herdem atributos e métodos de outras classes e estendam seu comportamento. O polimorfismo permite que os objetos sejam tratados de maneiras diferentes, dependendo do contexto em que são usados. A abstração é a capacidade de extrair as características essenciais de um objeto e criar uma classe abstrata que define a interface para essas características. Juntos, esses conceitos permitem que os desenvolvedores criem programas orientados a objetos que são modulares, flexíveis e fáceis de manter. (BARNES; KÖLLING, 2012).</w:t>
      </w:r>
    </w:p>
    <w:p w14:paraId="14F2560C" w14:textId="53330A2E" w:rsidR="7E43B67D" w:rsidRDefault="7E43B67D" w:rsidP="10A9246F">
      <w:pPr>
        <w:pStyle w:val="UnidaviTexto-Espao15"/>
      </w:pPr>
      <w:r>
        <w:lastRenderedPageBreak/>
        <w:t>Conforme Farinelli (2007), a programação orientada a objetos “consiste em conceber um sistema computacional como um todo orgânico formado por objetos que se relacionam entre si. Esse enfoque pode ser aplicado tanto à análise de sistemas quanto à programação, e essa é uma das principais vantagens da orientação a objetos”, portanto a mesma metodologia serve tanto para a definição lógica do sistema quanto para a sua implementação.</w:t>
      </w:r>
    </w:p>
    <w:p w14:paraId="76ABD44C" w14:textId="4B0DD946" w:rsidR="7E43B67D" w:rsidRDefault="7E43B67D" w:rsidP="10A9246F">
      <w:pPr>
        <w:pStyle w:val="UnidaviTexto-Espao15"/>
      </w:pPr>
      <w:r>
        <w:t>Farinelli (2007, p. 31) diz que:</w:t>
      </w:r>
    </w:p>
    <w:p w14:paraId="26EB1B8F" w14:textId="57D884FD" w:rsidR="4E544FCE" w:rsidRDefault="4E544FCE" w:rsidP="4E544FCE">
      <w:pPr>
        <w:pStyle w:val="UnidaviTexto-Espao15"/>
      </w:pPr>
    </w:p>
    <w:p w14:paraId="4F942A1B" w14:textId="57AF03F3" w:rsidR="4E544FCE" w:rsidRDefault="4E544FCE" w:rsidP="4E544FCE">
      <w:pPr>
        <w:pStyle w:val="UnidaviTexto-Espao15"/>
      </w:pPr>
    </w:p>
    <w:p w14:paraId="53AFD403" w14:textId="5CFFEB5C" w:rsidR="00372937" w:rsidRDefault="7E43B67D" w:rsidP="10A9246F">
      <w:pPr>
        <w:pStyle w:val="UnidaviCitaoLonga"/>
      </w:pPr>
      <w:r>
        <w:t>[...] dados e processos são apenas componentes, e o enfoque está em identificar quais os objetos que interagem entre si no sistema. Os dados são identificados procurando os atributos que definem os objetos, e os procedimentos pelas operações que estes objetos realizam. A interação entre os objetos é definida pelas estruturas e relacionamentos que são identificados. O resultado é que em um modelo orientado a objetos, existe total coerência entre os dados e os processos, mesmo quando há muitas pessoas trabalhando no mesmo sistema.</w:t>
      </w:r>
    </w:p>
    <w:p w14:paraId="03C4D5B1" w14:textId="77777777" w:rsidR="10A9246F" w:rsidRDefault="10A9246F" w:rsidP="4E544FCE">
      <w:pPr>
        <w:pStyle w:val="UnidaviTexto-Espao15"/>
      </w:pPr>
    </w:p>
    <w:p w14:paraId="58B6BC10" w14:textId="1DA2C3BB" w:rsidR="4E544FCE" w:rsidRDefault="4E544FCE" w:rsidP="4E544FCE">
      <w:pPr>
        <w:pStyle w:val="UnidaviTexto-Espao15"/>
      </w:pPr>
    </w:p>
    <w:p w14:paraId="6DF02518" w14:textId="2D5C54CB" w:rsidR="10A9246F" w:rsidRDefault="7E43B67D" w:rsidP="0031288E">
      <w:pPr>
        <w:pStyle w:val="UnidaviTexto-Espao15"/>
      </w:pPr>
      <w:r>
        <w:t>Portanto, a definição de dados e processos em análise de sistemas, é uma questão antiga, pois existem metodologias que definem as estruturas de dados primeiros, e após os processos que a utilizam, mas também existem metodologias que fazem o contrário, definindo primeiro os procedimentos que serão automatizados e posteriormente os dados que deverão ser utilizados. (FARINELLI, 2007).</w:t>
      </w:r>
    </w:p>
    <w:p w14:paraId="52008565" w14:textId="67A81A20" w:rsidR="10A9246F" w:rsidRDefault="10A9246F" w:rsidP="10A9246F">
      <w:pPr>
        <w:pStyle w:val="UnidaviTexto-Espao15"/>
      </w:pPr>
    </w:p>
    <w:p w14:paraId="05952859" w14:textId="7F9D4F88" w:rsidR="00D316BA" w:rsidRDefault="7045BA20" w:rsidP="10A9246F">
      <w:pPr>
        <w:pStyle w:val="Ttulo2"/>
      </w:pPr>
      <w:bookmarkStart w:id="52" w:name="_Toc1853352392"/>
      <w:bookmarkStart w:id="53" w:name="_Toc1332612737"/>
      <w:bookmarkStart w:id="54" w:name="_Toc149739434"/>
      <w:r>
        <w:t>2.4 HTML</w:t>
      </w:r>
      <w:bookmarkEnd w:id="52"/>
      <w:bookmarkEnd w:id="53"/>
      <w:bookmarkEnd w:id="54"/>
    </w:p>
    <w:p w14:paraId="4B49E330" w14:textId="3CFBECFF" w:rsidR="10A9246F" w:rsidRDefault="10A9246F" w:rsidP="10A9246F"/>
    <w:p w14:paraId="73DA1016" w14:textId="5EA08684" w:rsidR="7045BA20" w:rsidRDefault="7045BA20" w:rsidP="10A9246F">
      <w:pPr>
        <w:pStyle w:val="UnidaviTexto-Espao15"/>
      </w:pPr>
      <w:r w:rsidRPr="0031288E">
        <w:t xml:space="preserve">Sobre HTML, segundo Saraiva e Barreto (2018, p.9) afirma que “HTML, do inglês </w:t>
      </w:r>
      <w:r w:rsidR="00BE5D5F" w:rsidRPr="0031288E">
        <w:rPr>
          <w:i/>
        </w:rPr>
        <w:t xml:space="preserve">Hyper </w:t>
      </w:r>
      <w:proofErr w:type="spellStart"/>
      <w:r w:rsidR="00BE5D5F" w:rsidRPr="0031288E">
        <w:rPr>
          <w:i/>
        </w:rPr>
        <w:t>Text</w:t>
      </w:r>
      <w:proofErr w:type="spellEnd"/>
      <w:r w:rsidR="00BE5D5F" w:rsidRPr="0031288E">
        <w:rPr>
          <w:i/>
        </w:rPr>
        <w:t xml:space="preserve"> Markup </w:t>
      </w:r>
      <w:proofErr w:type="spellStart"/>
      <w:r w:rsidR="00BE5D5F" w:rsidRPr="0031288E">
        <w:rPr>
          <w:i/>
        </w:rPr>
        <w:t>Language</w:t>
      </w:r>
      <w:proofErr w:type="spellEnd"/>
      <w:r w:rsidRPr="0031288E">
        <w:t>, ou linguagem de marcação de hipertexto, é uma linguagem utilizada para criar documentos para a web.”</w:t>
      </w:r>
      <w:r w:rsidR="00BE5D5F">
        <w:t>.</w:t>
      </w:r>
    </w:p>
    <w:p w14:paraId="49233BA6" w14:textId="4479DD3A" w:rsidR="4E544FCE" w:rsidRPr="0031288E" w:rsidRDefault="0031288E" w:rsidP="000F6F7B">
      <w:pPr>
        <w:pStyle w:val="UnidaviTexto-Espao15"/>
      </w:pPr>
      <w:r w:rsidRPr="0031288E">
        <w:t>A linguagem HTML não é considerada uma linguagem de programação convencional</w:t>
      </w:r>
      <w:r>
        <w:t xml:space="preserve">, </w:t>
      </w:r>
      <w:r w:rsidRPr="0031288E">
        <w:t xml:space="preserve">em vez disso, é mais apropriadamente classificada como uma de definição da estrutura de um documento. Ao contrário das linguagens de programação tradicionais como C++, Java e </w:t>
      </w:r>
      <w:proofErr w:type="gramStart"/>
      <w:r w:rsidRPr="0031288E">
        <w:t xml:space="preserve">Pascal,  </w:t>
      </w:r>
      <w:r>
        <w:t>o</w:t>
      </w:r>
      <w:proofErr w:type="gramEnd"/>
      <w:r>
        <w:t xml:space="preserve"> </w:t>
      </w:r>
      <w:r w:rsidRPr="0031288E">
        <w:t>HTML não gera um programa executável autônomo. Em vez disso, ela resulta em um arquivo de texto, geralmente com extensão .HTM ou .HTML, que é lido e interpretado por um navegador. Este software é responsável por exibir no monitor o conteúdo codificado no documento HTML (ALVES, 2014</w:t>
      </w:r>
      <w:r w:rsidR="00BB3512">
        <w:t>b</w:t>
      </w:r>
      <w:r w:rsidRPr="0031288E">
        <w:t>).</w:t>
      </w:r>
    </w:p>
    <w:p w14:paraId="26146FD3" w14:textId="6925627B" w:rsidR="7045BA20" w:rsidRPr="000F6F7B" w:rsidRDefault="7045BA20" w:rsidP="10A9246F">
      <w:pPr>
        <w:pStyle w:val="UnidaviTexto-Espao15"/>
      </w:pPr>
      <w:r w:rsidRPr="0031288E">
        <w:t>MDN (202</w:t>
      </w:r>
      <w:r w:rsidR="00856D3B">
        <w:t>2a</w:t>
      </w:r>
      <w:r w:rsidRPr="0031288E">
        <w:t xml:space="preserve">) </w:t>
      </w:r>
      <w:r w:rsidR="000F6F7B">
        <w:t xml:space="preserve">define um </w:t>
      </w:r>
      <w:r w:rsidRPr="000F6F7B">
        <w:t xml:space="preserve">Documento HTML como um simples texto estruturado com elementos, sendo que os elementos são acompanhados de aberturas e fechamentos de </w:t>
      </w:r>
      <w:proofErr w:type="spellStart"/>
      <w:r w:rsidRPr="000F6F7B">
        <w:rPr>
          <w:i/>
        </w:rPr>
        <w:t>tags</w:t>
      </w:r>
      <w:proofErr w:type="spellEnd"/>
      <w:r w:rsidRPr="000F6F7B">
        <w:t xml:space="preserve">, onde </w:t>
      </w:r>
      <w:r w:rsidRPr="000F6F7B">
        <w:lastRenderedPageBreak/>
        <w:t xml:space="preserve">cada </w:t>
      </w:r>
      <w:proofErr w:type="spellStart"/>
      <w:r w:rsidRPr="000F6F7B">
        <w:rPr>
          <w:i/>
        </w:rPr>
        <w:t>tag</w:t>
      </w:r>
      <w:proofErr w:type="spellEnd"/>
      <w:r w:rsidRPr="000F6F7B">
        <w:t xml:space="preserve"> começa e termina com colchetes angulares (&lt;&gt;). E observa que também existem algumas </w:t>
      </w:r>
      <w:proofErr w:type="spellStart"/>
      <w:r w:rsidRPr="000F6F7B">
        <w:rPr>
          <w:i/>
        </w:rPr>
        <w:t>tags</w:t>
      </w:r>
      <w:proofErr w:type="spellEnd"/>
      <w:r w:rsidRPr="000F6F7B">
        <w:t xml:space="preserve"> que não possuem conteúdo textual, mas que possuem funções específicas como para a apresentação de uma imagem, vídeo ou simplesmente para pular uma linha no texto.</w:t>
      </w:r>
    </w:p>
    <w:p w14:paraId="675DC8AB" w14:textId="7C5D9316" w:rsidR="10A9246F" w:rsidRDefault="10A9246F" w:rsidP="10A9246F">
      <w:pPr>
        <w:pStyle w:val="UnidaviTexto-Espao15"/>
        <w:rPr>
          <w:highlight w:val="yellow"/>
        </w:rPr>
      </w:pPr>
    </w:p>
    <w:p w14:paraId="15769350" w14:textId="6BDF7ACE" w:rsidR="00D316BA" w:rsidRDefault="7045BA20" w:rsidP="10A9246F">
      <w:pPr>
        <w:pStyle w:val="Ttulo2"/>
      </w:pPr>
      <w:bookmarkStart w:id="55" w:name="_Toc1807561445"/>
      <w:bookmarkStart w:id="56" w:name="_Toc912750554"/>
      <w:bookmarkStart w:id="57" w:name="_Toc149739435"/>
      <w:r>
        <w:t>2.5 JAVASCRIPT</w:t>
      </w:r>
      <w:bookmarkEnd w:id="55"/>
      <w:bookmarkEnd w:id="56"/>
      <w:bookmarkEnd w:id="57"/>
    </w:p>
    <w:p w14:paraId="2C119EEC" w14:textId="77777777" w:rsidR="10A9246F" w:rsidRDefault="10A9246F" w:rsidP="10A9246F">
      <w:pPr>
        <w:pStyle w:val="UnidaviTexto-Espao15"/>
        <w:ind w:firstLine="0"/>
      </w:pPr>
    </w:p>
    <w:p w14:paraId="43BAF147" w14:textId="1E4D5102" w:rsidR="7045BA20" w:rsidRDefault="7045BA20" w:rsidP="10A9246F">
      <w:pPr>
        <w:pStyle w:val="UnidaviTexto-Espao15"/>
        <w:ind w:firstLine="708"/>
      </w:pPr>
      <w:r>
        <w:t xml:space="preserve">Flanagan (2014) descreve o </w:t>
      </w:r>
      <w:proofErr w:type="spellStart"/>
      <w:r>
        <w:t>JavaScript</w:t>
      </w:r>
      <w:proofErr w:type="spellEnd"/>
      <w:r>
        <w:t xml:space="preserve"> como umas das três principais ferramentas para desenvolvimento web, juntamente com HTML e CSS, sendo uma tecnologia presente em praticamente todos os sites da atualidade. Oliveira (2020) complementa dizendo que é uma linguagem de programação orientada a objetos, interpretada e executada por navegadores web e seu objetivo principal é oferecer maio interatividade às páginas.</w:t>
      </w:r>
    </w:p>
    <w:p w14:paraId="620738C4" w14:textId="3B069D67" w:rsidR="4E544FCE" w:rsidRDefault="4E544FCE" w:rsidP="4E544FCE">
      <w:pPr>
        <w:pStyle w:val="UnidaviTexto-Espao15"/>
        <w:ind w:firstLine="708"/>
      </w:pPr>
    </w:p>
    <w:p w14:paraId="2641823F" w14:textId="5EBE9D8A" w:rsidR="4E544FCE" w:rsidRDefault="4E544FCE" w:rsidP="4E544FCE">
      <w:pPr>
        <w:pStyle w:val="UnidaviTexto-Espao15"/>
        <w:ind w:firstLine="708"/>
      </w:pPr>
    </w:p>
    <w:p w14:paraId="6BE76B0E" w14:textId="1F464F51" w:rsidR="7045BA20" w:rsidRDefault="7045BA20" w:rsidP="10A9246F">
      <w:pPr>
        <w:pStyle w:val="UnidaviCitaoLonga"/>
      </w:pPr>
      <w:r>
        <w:t>“Na verdade, o nome “</w:t>
      </w:r>
      <w:proofErr w:type="spellStart"/>
      <w:r>
        <w:t>JavaScript</w:t>
      </w:r>
      <w:proofErr w:type="spellEnd"/>
      <w:r>
        <w:t xml:space="preserve">” é um pouco enganoso. A não ser pela semelhança sintática superficial, </w:t>
      </w:r>
      <w:proofErr w:type="spellStart"/>
      <w:r>
        <w:t>JavaScript</w:t>
      </w:r>
      <w:proofErr w:type="spellEnd"/>
      <w:r>
        <w:t xml:space="preserve"> é completamente diferente da linguagem de programação Java. E </w:t>
      </w:r>
      <w:proofErr w:type="spellStart"/>
      <w:r>
        <w:t>JavaScript</w:t>
      </w:r>
      <w:proofErr w:type="spellEnd"/>
      <w:r>
        <w:t xml:space="preserve"> já́ deixou para trás suas raízes como linguagem de script há́ muito tempo, tornando-se uma linguagem de uso geral robusta e eficiente. A versão mais recente da linguagem [...] define novos recursos para desenvolvimento de software em grande escala.” (FLANAGAN, 2014, p.18).</w:t>
      </w:r>
    </w:p>
    <w:p w14:paraId="52C931CF" w14:textId="77777777" w:rsidR="10A9246F" w:rsidRDefault="10A9246F" w:rsidP="4E544FCE">
      <w:pPr>
        <w:pStyle w:val="UnidaviTexto-Espao15"/>
      </w:pPr>
    </w:p>
    <w:p w14:paraId="567C0BB9" w14:textId="30410A3C" w:rsidR="4E544FCE" w:rsidRDefault="4E544FCE" w:rsidP="4E544FCE">
      <w:pPr>
        <w:pStyle w:val="UnidaviTexto-Espao15"/>
      </w:pPr>
    </w:p>
    <w:p w14:paraId="1985F8C6" w14:textId="0DDE00DB" w:rsidR="7045BA20" w:rsidRDefault="7045BA20" w:rsidP="10A9246F">
      <w:pPr>
        <w:pStyle w:val="UnidaviTexto-Espao15"/>
      </w:pPr>
      <w:r>
        <w:t>MDN (202</w:t>
      </w:r>
      <w:r w:rsidR="00856D3B">
        <w:t>2b</w:t>
      </w:r>
      <w:r>
        <w:t xml:space="preserve">) adverte sobre </w:t>
      </w:r>
      <w:proofErr w:type="spellStart"/>
      <w:r>
        <w:t>JavaScript</w:t>
      </w:r>
      <w:proofErr w:type="spellEnd"/>
      <w:r>
        <w:t xml:space="preserve"> de que ele não deve ser confundido com a linguagem de programação Java, mesmo tendo os nomes de suas marcas comerciais bastante semelhantes são duas linguagens de programação significativamente diferentes em sintaxes, semânticas e também bem em seus casos de uso. </w:t>
      </w:r>
    </w:p>
    <w:p w14:paraId="1B8EC408" w14:textId="3FF63D9F" w:rsidR="7045BA20" w:rsidRDefault="7045BA20" w:rsidP="10A9246F">
      <w:pPr>
        <w:pStyle w:val="UnidaviTexto-Espao15"/>
      </w:pPr>
      <w:r>
        <w:t xml:space="preserve">Sobre a linguagem </w:t>
      </w:r>
      <w:proofErr w:type="spellStart"/>
      <w:r>
        <w:t>JavaScript</w:t>
      </w:r>
      <w:proofErr w:type="spellEnd"/>
      <w:r>
        <w:t xml:space="preserve">, Oliveira (2020, p.46) certifica que “Uma característica importante da linguagem </w:t>
      </w:r>
      <w:proofErr w:type="spellStart"/>
      <w:r>
        <w:t>JavaScript</w:t>
      </w:r>
      <w:proofErr w:type="spellEnd"/>
      <w:r>
        <w:t xml:space="preserve"> é que ela não apresenta tipos de dados, isto é, qualquer variável definida é do tipo variante.”. </w:t>
      </w:r>
    </w:p>
    <w:p w14:paraId="77650C3C" w14:textId="1A61FD77" w:rsidR="10A9246F" w:rsidRDefault="10A9246F" w:rsidP="10A9246F">
      <w:pPr>
        <w:pStyle w:val="UnidaviTexto-Espao15"/>
      </w:pPr>
    </w:p>
    <w:p w14:paraId="01C33BDC" w14:textId="4414483D" w:rsidR="0BF1E233" w:rsidRDefault="0BF1E233" w:rsidP="00A96C0B">
      <w:pPr>
        <w:pStyle w:val="Ttulo3"/>
      </w:pPr>
      <w:bookmarkStart w:id="58" w:name="_Toc511343086"/>
      <w:bookmarkStart w:id="59" w:name="_Toc1491443057"/>
      <w:bookmarkStart w:id="60" w:name="_Toc149739436"/>
      <w:r>
        <w:t xml:space="preserve">2.3.1. </w:t>
      </w:r>
      <w:proofErr w:type="spellStart"/>
      <w:r>
        <w:t>TypeScript</w:t>
      </w:r>
      <w:bookmarkEnd w:id="58"/>
      <w:bookmarkEnd w:id="59"/>
      <w:bookmarkEnd w:id="60"/>
      <w:proofErr w:type="spellEnd"/>
      <w:r>
        <w:t xml:space="preserve"> </w:t>
      </w:r>
    </w:p>
    <w:p w14:paraId="4BD0A4FE" w14:textId="3193ED02" w:rsidR="10A9246F" w:rsidRDefault="10A9246F" w:rsidP="10A9246F"/>
    <w:p w14:paraId="07158213" w14:textId="78C8DD76" w:rsidR="0BF1E233" w:rsidRPr="000F6F7B" w:rsidRDefault="0BF1E233" w:rsidP="10A9246F">
      <w:pPr>
        <w:pStyle w:val="UnidaviTexto-Espao15"/>
      </w:pPr>
      <w:proofErr w:type="spellStart"/>
      <w:r w:rsidRPr="000F6F7B">
        <w:t>TypeScript</w:t>
      </w:r>
      <w:proofErr w:type="spellEnd"/>
      <w:r w:rsidRPr="000F6F7B">
        <w:t xml:space="preserve"> </w:t>
      </w:r>
      <w:r w:rsidR="000F6F7B">
        <w:t>é</w:t>
      </w:r>
      <w:r w:rsidRPr="000F6F7B">
        <w:t xml:space="preserve"> uma linguagem de programação fortemente </w:t>
      </w:r>
      <w:proofErr w:type="spellStart"/>
      <w:r w:rsidRPr="000F6F7B">
        <w:t>tipada</w:t>
      </w:r>
      <w:proofErr w:type="spellEnd"/>
      <w:r w:rsidRPr="000F6F7B">
        <w:t xml:space="preserve"> baseada no </w:t>
      </w:r>
      <w:proofErr w:type="spellStart"/>
      <w:r w:rsidRPr="000F6F7B">
        <w:t>JavaScript</w:t>
      </w:r>
      <w:proofErr w:type="spellEnd"/>
      <w:r w:rsidRPr="000F6F7B">
        <w:t xml:space="preserve">, oferecendo sintaxes adicionais ao </w:t>
      </w:r>
      <w:proofErr w:type="spellStart"/>
      <w:r w:rsidRPr="000F6F7B">
        <w:t>JavaScript</w:t>
      </w:r>
      <w:proofErr w:type="spellEnd"/>
      <w:r w:rsidRPr="000F6F7B">
        <w:t xml:space="preserve"> para ofertar um melhor suporte em conjunto ao editor do código para detectar previamente os erros. Também informam que, ao ser executado, o </w:t>
      </w:r>
      <w:proofErr w:type="spellStart"/>
      <w:r w:rsidRPr="000F6F7B">
        <w:t>TypeScript</w:t>
      </w:r>
      <w:proofErr w:type="spellEnd"/>
      <w:r w:rsidRPr="000F6F7B">
        <w:t xml:space="preserve"> é convertido para </w:t>
      </w:r>
      <w:proofErr w:type="spellStart"/>
      <w:r w:rsidRPr="000F6F7B">
        <w:t>JavaScript</w:t>
      </w:r>
      <w:proofErr w:type="spellEnd"/>
      <w:r w:rsidRPr="000F6F7B">
        <w:t xml:space="preserve"> para poder ser executado em qualquer lugar, seja em um navegador, no Node.js ou em outros aplicativos.</w:t>
      </w:r>
      <w:r w:rsidRPr="00BE5D5F">
        <w:t xml:space="preserve"> </w:t>
      </w:r>
      <w:r w:rsidR="000F6F7B">
        <w:t>(TYPESCRIPT, 2023)</w:t>
      </w:r>
    </w:p>
    <w:p w14:paraId="5BDA3666" w14:textId="7F3359F9" w:rsidR="0BF1E233" w:rsidRPr="000F6F7B" w:rsidRDefault="0BF1E233" w:rsidP="10A9246F">
      <w:pPr>
        <w:pStyle w:val="UnidaviTexto-Espao15"/>
        <w:ind w:firstLine="708"/>
      </w:pPr>
      <w:r w:rsidRPr="000F6F7B">
        <w:lastRenderedPageBreak/>
        <w:t xml:space="preserve">Ivanov e </w:t>
      </w:r>
      <w:proofErr w:type="spellStart"/>
      <w:r w:rsidRPr="000F6F7B">
        <w:t>Bespoyasov</w:t>
      </w:r>
      <w:proofErr w:type="spellEnd"/>
      <w:r w:rsidRPr="000F6F7B">
        <w:t xml:space="preserve"> (2020) ainda </w:t>
      </w:r>
      <w:r w:rsidR="00BE5D5F">
        <w:t>afirmam</w:t>
      </w:r>
      <w:r w:rsidRPr="000F6F7B">
        <w:t xml:space="preserve"> que o </w:t>
      </w:r>
      <w:proofErr w:type="spellStart"/>
      <w:r w:rsidRPr="000F6F7B">
        <w:t>TypeScript</w:t>
      </w:r>
      <w:proofErr w:type="spellEnd"/>
      <w:r w:rsidRPr="000F6F7B">
        <w:t xml:space="preserve"> possibilita especificar os tipos das informações, das variáveis no código, o que permite o desenvolvimento de aplicação com maior confiança.</w:t>
      </w:r>
      <w:r w:rsidR="000F6F7B">
        <w:t xml:space="preserve"> </w:t>
      </w:r>
    </w:p>
    <w:p w14:paraId="6A4A0055" w14:textId="088AE854" w:rsidR="10A9246F" w:rsidRDefault="10A9246F" w:rsidP="10A9246F">
      <w:pPr>
        <w:pStyle w:val="UnidaviTexto-Espao15"/>
      </w:pPr>
    </w:p>
    <w:p w14:paraId="230BD44F" w14:textId="1857E7A0" w:rsidR="7045BA20" w:rsidRDefault="7045BA20" w:rsidP="10A9246F">
      <w:pPr>
        <w:pStyle w:val="Ttulo2"/>
        <w:rPr>
          <w:b/>
          <w:bCs/>
        </w:rPr>
      </w:pPr>
      <w:bookmarkStart w:id="61" w:name="_Int_PDy1UMsJ"/>
      <w:bookmarkStart w:id="62" w:name="_Toc1465752193"/>
      <w:bookmarkStart w:id="63" w:name="_Toc1263387161"/>
      <w:bookmarkStart w:id="64" w:name="_Toc149739437"/>
      <w:r>
        <w:t>2.6. FRAMEWORK</w:t>
      </w:r>
      <w:bookmarkEnd w:id="61"/>
      <w:bookmarkEnd w:id="62"/>
      <w:bookmarkEnd w:id="63"/>
      <w:bookmarkEnd w:id="64"/>
    </w:p>
    <w:p w14:paraId="0434391D" w14:textId="77777777" w:rsidR="10A9246F" w:rsidRDefault="10A9246F" w:rsidP="10A9246F">
      <w:pPr>
        <w:pStyle w:val="UnidaviTexto-Espao15"/>
      </w:pPr>
    </w:p>
    <w:p w14:paraId="56985D78" w14:textId="64A6E19E" w:rsidR="7045BA20" w:rsidRDefault="7045BA20" w:rsidP="00BE4522">
      <w:pPr>
        <w:pStyle w:val="UnidaviTexto-Espao15"/>
      </w:pPr>
      <w:r>
        <w:t xml:space="preserve">Conforme afirmado por Freitas, </w:t>
      </w:r>
      <w:proofErr w:type="spellStart"/>
      <w:r>
        <w:t>Birnfield</w:t>
      </w:r>
      <w:proofErr w:type="spellEnd"/>
      <w:r>
        <w:t xml:space="preserve"> e Saraiva (2021, p.47) “</w:t>
      </w:r>
      <w:r w:rsidRPr="10A9246F">
        <w:rPr>
          <w:i/>
          <w:iCs/>
        </w:rPr>
        <w:t>Framework</w:t>
      </w:r>
      <w:r>
        <w:t xml:space="preserve"> é uma abstração que une códigos comuns entre vários projetos de </w:t>
      </w:r>
      <w:r w:rsidRPr="10A9246F">
        <w:rPr>
          <w:i/>
          <w:iCs/>
        </w:rPr>
        <w:t>software</w:t>
      </w:r>
      <w:r>
        <w:t>, provendo uma funcionalidade genérica. Portanto, trata-se de uma forma mais simples de desenvolver aplicações pelo reuso de componentes.”.</w:t>
      </w:r>
    </w:p>
    <w:p w14:paraId="0190CC2A" w14:textId="63F870BA" w:rsidR="10A9246F" w:rsidRDefault="10A9246F" w:rsidP="10A9246F">
      <w:pPr>
        <w:pStyle w:val="UnidaviTexto-Espao15"/>
        <w:ind w:firstLine="0"/>
        <w:jc w:val="center"/>
      </w:pPr>
    </w:p>
    <w:p w14:paraId="016B66ED" w14:textId="490B9729" w:rsidR="7045BA20" w:rsidRDefault="7045BA20" w:rsidP="00A96C0B">
      <w:pPr>
        <w:pStyle w:val="Ttulo3"/>
      </w:pPr>
      <w:bookmarkStart w:id="65" w:name="_Toc563354776"/>
      <w:bookmarkStart w:id="66" w:name="_Toc477337650"/>
      <w:bookmarkStart w:id="67" w:name="_Toc149739438"/>
      <w:r>
        <w:t>2.6.1. .NET Framework</w:t>
      </w:r>
      <w:bookmarkEnd w:id="65"/>
      <w:bookmarkEnd w:id="66"/>
      <w:bookmarkEnd w:id="67"/>
    </w:p>
    <w:p w14:paraId="1FDF11ED" w14:textId="77777777" w:rsidR="10A9246F" w:rsidRDefault="10A9246F" w:rsidP="10A9246F">
      <w:pPr>
        <w:pStyle w:val="UnidaviSeoTerciria"/>
      </w:pPr>
    </w:p>
    <w:p w14:paraId="342ACD75" w14:textId="2E366E06" w:rsidR="7045BA20" w:rsidRDefault="7045BA20" w:rsidP="10A9246F">
      <w:pPr>
        <w:pStyle w:val="UnidaviTexto-Espao15"/>
      </w:pPr>
      <w:r>
        <w:t>De acordo com a Microsoft (2023</w:t>
      </w:r>
      <w:r w:rsidR="00856D3B">
        <w:t>b</w:t>
      </w:r>
      <w:r>
        <w:t>), o .NET Framework é uma plataforma de execução gerenciada para o Windows que disponibiliza uma variedade de recursos para os aplicativos em execução. Ele é composto por duas partes principais: o CLR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responsável pela execução dos aplicativos, e a biblioteca de classes do .NET Framework, que oferece um conjunto de códigos testados e reutilizáveis que os desenvolvedores podem utilizar em seus próprios aplicativos.</w:t>
      </w:r>
    </w:p>
    <w:p w14:paraId="0B38B60E" w14:textId="345D4EE7" w:rsidR="10A9246F" w:rsidRDefault="10A9246F" w:rsidP="4E544FCE">
      <w:pPr>
        <w:pStyle w:val="UnidaviTexto-Espao15"/>
      </w:pPr>
    </w:p>
    <w:p w14:paraId="5E5D99C7" w14:textId="77777777" w:rsidR="10A9246F" w:rsidRDefault="10A9246F" w:rsidP="4E544FCE">
      <w:pPr>
        <w:pStyle w:val="UnidaviTexto-Espao15"/>
      </w:pPr>
    </w:p>
    <w:p w14:paraId="5E481281" w14:textId="019045BD" w:rsidR="7045BA20" w:rsidRDefault="7045BA20" w:rsidP="10A9246F">
      <w:pPr>
        <w:pStyle w:val="UnidaviCitaoLonga"/>
      </w:pPr>
      <w:r>
        <w:t xml:space="preserve">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(CLR) é o mecanismo de execução que identifica aplicativos em execução. Ele fornece serviços como gerenciamento de threads, coleta de lixo, fortemente </w:t>
      </w:r>
      <w:proofErr w:type="spellStart"/>
      <w:r>
        <w:t>tipado</w:t>
      </w:r>
      <w:proofErr w:type="spellEnd"/>
      <w:r>
        <w:t xml:space="preserve">, identificação de exceção e muito mais. Já a biblioteca de classes oferece um conjunto de APIs e tipos para funcionalidades comuns. Ela oferece tipos de cadeias de caracteres, datas, números, etc. A biblioteca de classes </w:t>
      </w:r>
      <w:proofErr w:type="spellStart"/>
      <w:r>
        <w:t>inclui</w:t>
      </w:r>
      <w:proofErr w:type="spellEnd"/>
      <w:r>
        <w:t xml:space="preserve"> APIs para leitura e gravação de arquivos, conexão a bancos de dados, desenho e muito mais. (MICROSOFT, 2023</w:t>
      </w:r>
      <w:r w:rsidR="00856D3B">
        <w:t>b</w:t>
      </w:r>
      <w:r>
        <w:t>, n.p.).</w:t>
      </w:r>
    </w:p>
    <w:p w14:paraId="22F7669D" w14:textId="17F0E890" w:rsidR="10A9246F" w:rsidRDefault="10A9246F" w:rsidP="4E544FCE">
      <w:pPr>
        <w:pStyle w:val="UnidaviTexto-Espao15"/>
      </w:pPr>
    </w:p>
    <w:p w14:paraId="4D591244" w14:textId="77777777" w:rsidR="10A9246F" w:rsidRDefault="10A9246F" w:rsidP="4E544FCE">
      <w:pPr>
        <w:pStyle w:val="UnidaviTexto-Espao15"/>
      </w:pPr>
    </w:p>
    <w:p w14:paraId="32A91DAF" w14:textId="45068E91" w:rsidR="7045BA20" w:rsidRDefault="7045BA20" w:rsidP="10A9246F">
      <w:pPr>
        <w:pStyle w:val="UnidaviTexto-Espao15"/>
      </w:pPr>
      <w:r>
        <w:t xml:space="preserve">Cada linguagem de programação .NET tem um compilador que transforma seu código em </w:t>
      </w:r>
      <w:r w:rsidRPr="10A9246F">
        <w:rPr>
          <w:i/>
          <w:iCs/>
        </w:rPr>
        <w:t xml:space="preserve">Common </w:t>
      </w:r>
      <w:proofErr w:type="spellStart"/>
      <w:r w:rsidRPr="10A9246F">
        <w:rPr>
          <w:i/>
          <w:iCs/>
        </w:rPr>
        <w:t>Intermediate</w:t>
      </w:r>
      <w:proofErr w:type="spellEnd"/>
      <w:r w:rsidRPr="10A9246F">
        <w:rPr>
          <w:i/>
          <w:iCs/>
        </w:rPr>
        <w:t xml:space="preserve"> </w:t>
      </w:r>
      <w:proofErr w:type="spellStart"/>
      <w:r w:rsidRPr="10A9246F">
        <w:rPr>
          <w:i/>
          <w:iCs/>
        </w:rPr>
        <w:t>Language</w:t>
      </w:r>
      <w:proofErr w:type="spellEnd"/>
      <w:r>
        <w:t xml:space="preserve">. Em </w:t>
      </w:r>
      <w:proofErr w:type="spellStart"/>
      <w:r w:rsidRPr="10A9246F">
        <w:rPr>
          <w:i/>
          <w:iCs/>
        </w:rPr>
        <w:t>runtime</w:t>
      </w:r>
      <w:proofErr w:type="spellEnd"/>
      <w:r>
        <w:t xml:space="preserve">, o </w:t>
      </w:r>
      <w:r w:rsidRPr="10A9246F">
        <w:rPr>
          <w:i/>
          <w:iCs/>
        </w:rPr>
        <w:t xml:space="preserve">Common </w:t>
      </w:r>
      <w:proofErr w:type="spellStart"/>
      <w:r w:rsidRPr="10A9246F">
        <w:rPr>
          <w:i/>
          <w:iCs/>
        </w:rPr>
        <w:t>Language</w:t>
      </w:r>
      <w:proofErr w:type="spellEnd"/>
      <w:r w:rsidRPr="10A9246F">
        <w:rPr>
          <w:i/>
          <w:iCs/>
        </w:rPr>
        <w:t xml:space="preserve"> </w:t>
      </w:r>
      <w:proofErr w:type="spellStart"/>
      <w:r w:rsidRPr="10A9246F">
        <w:rPr>
          <w:i/>
          <w:iCs/>
        </w:rPr>
        <w:t>Runtime</w:t>
      </w:r>
      <w:proofErr w:type="spellEnd"/>
      <w:r>
        <w:t xml:space="preserve"> transforma o código compilado em código do computador e o executa, conforme a Figura 3. O código compilado é armazenado em conjuntos, seja arquivos com uma extensão de arquivo “.</w:t>
      </w:r>
      <w:proofErr w:type="spellStart"/>
      <w:r>
        <w:t>dll</w:t>
      </w:r>
      <w:proofErr w:type="spellEnd"/>
      <w:r>
        <w:t>” ou “.</w:t>
      </w:r>
      <w:proofErr w:type="spellStart"/>
      <w:r>
        <w:t>exe</w:t>
      </w:r>
      <w:proofErr w:type="spellEnd"/>
      <w:r>
        <w:t>”. (MICROSOFT, 2023</w:t>
      </w:r>
      <w:r w:rsidR="00856D3B">
        <w:t>b</w:t>
      </w:r>
      <w:r>
        <w:t>).</w:t>
      </w:r>
    </w:p>
    <w:p w14:paraId="1F1BE455" w14:textId="0A82EAA3" w:rsidR="10A9246F" w:rsidRDefault="10A9246F" w:rsidP="10A9246F">
      <w:pPr>
        <w:pStyle w:val="UnidaviTexto-Espao15"/>
      </w:pPr>
    </w:p>
    <w:p w14:paraId="14148161" w14:textId="3DF617BC" w:rsidR="7045BA20" w:rsidRDefault="7045BA20" w:rsidP="4E544FCE">
      <w:pPr>
        <w:pStyle w:val="UnidaviTexto-Espao15"/>
        <w:ind w:firstLine="708"/>
        <w:jc w:val="left"/>
        <w:rPr>
          <w:b/>
          <w:bCs/>
          <w:sz w:val="20"/>
          <w:szCs w:val="20"/>
        </w:rPr>
      </w:pPr>
      <w:r w:rsidRPr="4E544FCE">
        <w:rPr>
          <w:b/>
          <w:bCs/>
          <w:sz w:val="20"/>
          <w:szCs w:val="20"/>
        </w:rPr>
        <w:lastRenderedPageBreak/>
        <w:t>Figura 3 – Compilação no .NET Framework</w:t>
      </w:r>
      <w:r>
        <w:tab/>
      </w:r>
      <w:r>
        <w:tab/>
      </w:r>
      <w:r>
        <w:tab/>
      </w:r>
      <w:r>
        <w:tab/>
      </w:r>
      <w:r>
        <w:tab/>
      </w:r>
      <w:r>
        <w:tab/>
      </w:r>
      <w:r>
        <w:tab/>
      </w:r>
      <w:r w:rsidR="075296C9">
        <w:rPr>
          <w:noProof/>
        </w:rPr>
        <w:drawing>
          <wp:inline distT="0" distB="0" distL="0" distR="0" wp14:anchorId="11E52026" wp14:editId="048FE42A">
            <wp:extent cx="3638550" cy="3567430"/>
            <wp:effectExtent l="0" t="0" r="0" b="0"/>
            <wp:docPr id="157657907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
                    <pic:cNvPicPr/>
                  </pic:nvPicPr>
                  <pic:blipFill>
                    <a:blip r:embed="rId13">
                      <a:extLst>
                        <a:ext uri="{96DAC541-7B7A-43D3-8B79-37D633B846F1}">
                          <asvg:svgBlip xmlns:asvg="http://schemas.microsoft.com/office/drawing/2016/SVG/main" r:embed="rId14"/>
                        </a:ext>
                      </a:extLst>
                    </a:blip>
                    <a:stretch>
                      <a:fillRect/>
                    </a:stretch>
                  </pic:blipFill>
                  <pic:spPr>
                    <a:xfrm>
                      <a:off x="0" y="0"/>
                      <a:ext cx="3638550" cy="3567430"/>
                    </a:xfrm>
                    <a:prstGeom prst="rect">
                      <a:avLst/>
                    </a:prstGeom>
                  </pic:spPr>
                </pic:pic>
              </a:graphicData>
            </a:graphic>
          </wp:inline>
        </w:drawing>
      </w:r>
    </w:p>
    <w:p w14:paraId="2076EACF" w14:textId="10CE0C52" w:rsidR="7045BA20" w:rsidRDefault="7045BA20" w:rsidP="4E544FCE">
      <w:pPr>
        <w:pStyle w:val="UnidaviTexto-Espao15"/>
        <w:ind w:firstLine="708"/>
        <w:jc w:val="left"/>
        <w:rPr>
          <w:b/>
          <w:bCs/>
          <w:sz w:val="20"/>
          <w:szCs w:val="20"/>
        </w:rPr>
      </w:pPr>
      <w:r w:rsidRPr="00A4029E">
        <w:rPr>
          <w:sz w:val="20"/>
          <w:szCs w:val="20"/>
        </w:rPr>
        <w:t>Fonte: Microsoft (2023</w:t>
      </w:r>
      <w:r w:rsidR="00856D3B">
        <w:rPr>
          <w:sz w:val="20"/>
          <w:szCs w:val="20"/>
        </w:rPr>
        <w:t>b</w:t>
      </w:r>
      <w:r w:rsidRPr="00A4029E">
        <w:rPr>
          <w:sz w:val="20"/>
          <w:szCs w:val="20"/>
        </w:rPr>
        <w:t>).</w:t>
      </w:r>
    </w:p>
    <w:p w14:paraId="3A3CA94C" w14:textId="77777777" w:rsidR="10A9246F" w:rsidRDefault="10A9246F" w:rsidP="10A9246F">
      <w:pPr>
        <w:pStyle w:val="UnidaviTexto-Espao15"/>
        <w:jc w:val="left"/>
        <w:rPr>
          <w:sz w:val="20"/>
          <w:szCs w:val="20"/>
        </w:rPr>
      </w:pPr>
    </w:p>
    <w:p w14:paraId="230CF1C1" w14:textId="60D6F6DC" w:rsidR="7045BA20" w:rsidRDefault="7045BA20" w:rsidP="00A96C0B">
      <w:pPr>
        <w:pStyle w:val="Ttulo3"/>
      </w:pPr>
      <w:bookmarkStart w:id="68" w:name="_Toc795317124"/>
      <w:bookmarkStart w:id="69" w:name="_Toc1912631814"/>
      <w:bookmarkStart w:id="70" w:name="_Toc149739439"/>
      <w:r>
        <w:t>2.6.2. Entity Framework</w:t>
      </w:r>
      <w:bookmarkEnd w:id="68"/>
      <w:bookmarkEnd w:id="69"/>
      <w:bookmarkEnd w:id="70"/>
    </w:p>
    <w:p w14:paraId="2DEA795D" w14:textId="77777777" w:rsidR="10A9246F" w:rsidRDefault="10A9246F" w:rsidP="10A9246F">
      <w:pPr>
        <w:pStyle w:val="UnidaviTexto-Espao15"/>
      </w:pPr>
    </w:p>
    <w:p w14:paraId="0A56892F" w14:textId="203403F0" w:rsidR="7045BA20" w:rsidRDefault="7045BA20" w:rsidP="10A9246F">
      <w:pPr>
        <w:pStyle w:val="UnidaviTexto-Espao15"/>
      </w:pPr>
      <w:r>
        <w:t xml:space="preserve">O Entity Framework é um </w:t>
      </w:r>
      <w:r w:rsidRPr="10A9246F">
        <w:rPr>
          <w:i/>
          <w:iCs/>
        </w:rPr>
        <w:t>framework</w:t>
      </w:r>
      <w:r>
        <w:t xml:space="preserve"> de mapeamento objeto-relacional (ORM), “permitindo aos desenvolvedores trabalharem com dados relacionais como objetos específicos do domínio, eliminando a necessidade de grande parte do código de acesso aos dados que os desenvolvedores geralmente precisam escrever.”. (ENTITY FRAMEWORK, 2021, p.1).</w:t>
      </w:r>
    </w:p>
    <w:p w14:paraId="118539EB" w14:textId="712A479B" w:rsidR="7045BA20" w:rsidRDefault="7045BA20" w:rsidP="10A9246F">
      <w:pPr>
        <w:pStyle w:val="UnidaviTexto-Espao15"/>
      </w:pPr>
      <w:r>
        <w:t xml:space="preserve">Ainda conforme o Entity Framework (2021), um ORM é uma ferramenta que possibilita a armazenagem automatizada de dados de objetos de domínio em um banco de dados relacional, como o MS SQL Server, sem a necessidade de muita programação. Ela é composta por três componentes principais: objetos de classe de domínio, objetos de banco de dados relacional e informações de mapeamento que definem como os objetos de domínio são relacionados aos objetos de banco de dados (tabelas, visualizações e procedimentos armazenados). A ORM auxilia na separação do </w:t>
      </w:r>
      <w:r w:rsidRPr="10A9246F">
        <w:rPr>
          <w:i/>
          <w:iCs/>
        </w:rPr>
        <w:t>design</w:t>
      </w:r>
      <w:r>
        <w:t xml:space="preserve"> do banco de dados do </w:t>
      </w:r>
      <w:r w:rsidRPr="10A9246F">
        <w:rPr>
          <w:i/>
          <w:iCs/>
        </w:rPr>
        <w:t>design</w:t>
      </w:r>
      <w:r>
        <w:t xml:space="preserve"> das classes de domínio, tornando a aplicação mais fácil de ser mantida e expandida. Além disso, ela automatiza as operações CRUD padrão (</w:t>
      </w:r>
      <w:proofErr w:type="spellStart"/>
      <w:r w:rsidRPr="10A9246F">
        <w:rPr>
          <w:i/>
          <w:iCs/>
        </w:rPr>
        <w:t>Create</w:t>
      </w:r>
      <w:proofErr w:type="spellEnd"/>
      <w:r w:rsidRPr="10A9246F">
        <w:rPr>
          <w:i/>
          <w:iCs/>
        </w:rPr>
        <w:t xml:space="preserve">, </w:t>
      </w:r>
      <w:proofErr w:type="spellStart"/>
      <w:r w:rsidRPr="10A9246F">
        <w:rPr>
          <w:i/>
          <w:iCs/>
        </w:rPr>
        <w:t>Read</w:t>
      </w:r>
      <w:proofErr w:type="spellEnd"/>
      <w:r w:rsidRPr="10A9246F">
        <w:rPr>
          <w:i/>
          <w:iCs/>
        </w:rPr>
        <w:t>, Update e Delete</w:t>
      </w:r>
      <w:r>
        <w:t>), evitando que o desenvolvedor tenha que escrevê-las manualmente.</w:t>
      </w:r>
    </w:p>
    <w:p w14:paraId="552FAFF6" w14:textId="07FD7187" w:rsidR="10A9246F" w:rsidRDefault="10A9246F" w:rsidP="10A9246F">
      <w:pPr>
        <w:pStyle w:val="UnidaviTexto-Espao15"/>
      </w:pPr>
    </w:p>
    <w:p w14:paraId="32121EB2" w14:textId="75D5D1B8" w:rsidR="467B60B8" w:rsidRDefault="467B60B8" w:rsidP="10A9246F">
      <w:pPr>
        <w:pStyle w:val="Ttulo2"/>
      </w:pPr>
      <w:bookmarkStart w:id="71" w:name="_Toc1142616949"/>
      <w:bookmarkStart w:id="72" w:name="_Toc566009969"/>
      <w:bookmarkStart w:id="73" w:name="_Toc149739440"/>
      <w:commentRangeStart w:id="74"/>
      <w:commentRangeStart w:id="75"/>
      <w:commentRangeStart w:id="76"/>
      <w:r>
        <w:lastRenderedPageBreak/>
        <w:t>2.5. REACTJS</w:t>
      </w:r>
      <w:bookmarkEnd w:id="71"/>
      <w:bookmarkEnd w:id="72"/>
      <w:r>
        <w:t xml:space="preserve"> </w:t>
      </w:r>
      <w:commentRangeEnd w:id="74"/>
      <w:r>
        <w:commentReference w:id="74"/>
      </w:r>
      <w:commentRangeEnd w:id="75"/>
      <w:r>
        <w:commentReference w:id="75"/>
      </w:r>
      <w:bookmarkEnd w:id="73"/>
      <w:commentRangeEnd w:id="76"/>
      <w:r w:rsidR="00BE5D5F">
        <w:rPr>
          <w:rStyle w:val="Refdecomentrio"/>
          <w:caps w:val="0"/>
        </w:rPr>
        <w:commentReference w:id="76"/>
      </w:r>
    </w:p>
    <w:p w14:paraId="0236FFF0" w14:textId="77777777" w:rsidR="10A9246F" w:rsidRDefault="10A9246F" w:rsidP="10A9246F">
      <w:pPr>
        <w:pStyle w:val="UnidaviTexto-Espao15"/>
      </w:pPr>
    </w:p>
    <w:p w14:paraId="3BEC5471" w14:textId="4F5F6DEE" w:rsidR="467B60B8" w:rsidRDefault="467B60B8" w:rsidP="10A9246F">
      <w:pPr>
        <w:pStyle w:val="UnidaviTexto-Espao15"/>
      </w:pPr>
      <w:r>
        <w:t xml:space="preserve">Conforme Roldán (2021), o </w:t>
      </w:r>
      <w:proofErr w:type="spellStart"/>
      <w:r>
        <w:t>React</w:t>
      </w:r>
      <w:proofErr w:type="spellEnd"/>
      <w:r>
        <w:t xml:space="preserve"> é uma biblioteca </w:t>
      </w:r>
      <w:proofErr w:type="spellStart"/>
      <w:r>
        <w:t>JavaScript</w:t>
      </w:r>
      <w:proofErr w:type="spellEnd"/>
      <w:r>
        <w:t xml:space="preserve"> de código aberto e flexível, projetada para a criação de interfaces de usuário complexas a partir de pequenos componentes separados. Com eficiência, o </w:t>
      </w:r>
      <w:proofErr w:type="spellStart"/>
      <w:r>
        <w:t>React</w:t>
      </w:r>
      <w:proofErr w:type="spellEnd"/>
      <w:r>
        <w:t xml:space="preserve"> aprimora a flexibilidade, a manutenção e o desempenho das aplicações, fornecendo um impulso significativo ao fluxo de trabalho, aumentando a velocidade sem comprometer a qualidade.</w:t>
      </w:r>
    </w:p>
    <w:p w14:paraId="7AAA604D" w14:textId="77777777" w:rsidR="467B60B8" w:rsidRDefault="467B60B8" w:rsidP="10A9246F">
      <w:pPr>
        <w:pStyle w:val="UnidaviTexto-Espao15"/>
      </w:pPr>
      <w:r>
        <w:t xml:space="preserve">Na sua documentação, </w:t>
      </w:r>
      <w:proofErr w:type="spellStart"/>
      <w:r>
        <w:t>React</w:t>
      </w:r>
      <w:proofErr w:type="spellEnd"/>
      <w:r>
        <w:t xml:space="preserve"> (2022) enfatiza o objetivo do </w:t>
      </w:r>
      <w:proofErr w:type="spellStart"/>
      <w:r>
        <w:t>ReactJS</w:t>
      </w:r>
      <w:proofErr w:type="spellEnd"/>
      <w:r>
        <w:t xml:space="preserve"> de simplificar o desenvolvimento de interfaces de usuário interativas, permitindo que as interfaces se atualizem e sejam renderizadas automaticamente à medida que os dados são alterados. Eles também destacam a estrutura baseada em componentes encapsulados do </w:t>
      </w:r>
      <w:proofErr w:type="spellStart"/>
      <w:r>
        <w:t>ReactJS</w:t>
      </w:r>
      <w:proofErr w:type="spellEnd"/>
      <w:r>
        <w:t>, que possibilita a fácil combinação desses componentes para criar interfaces mais complexas e reutilizáveis.</w:t>
      </w:r>
    </w:p>
    <w:p w14:paraId="61B9AB73" w14:textId="30FD327D" w:rsidR="10A9246F" w:rsidRDefault="10A9246F" w:rsidP="10A9246F">
      <w:pPr>
        <w:pStyle w:val="UnidaviTexto-Espao15"/>
        <w:ind w:firstLine="0"/>
      </w:pPr>
    </w:p>
    <w:p w14:paraId="57EF95AC" w14:textId="79554AB7" w:rsidR="467B60B8" w:rsidRDefault="467B60B8" w:rsidP="00A96C0B">
      <w:pPr>
        <w:pStyle w:val="Ttulo3"/>
      </w:pPr>
      <w:bookmarkStart w:id="77" w:name="_Toc1054734767"/>
      <w:bookmarkStart w:id="78" w:name="_Toc1359772606"/>
      <w:bookmarkStart w:id="79" w:name="_Toc149739441"/>
      <w:r>
        <w:t>2.5.1 Material UI</w:t>
      </w:r>
      <w:bookmarkEnd w:id="77"/>
      <w:bookmarkEnd w:id="78"/>
      <w:bookmarkEnd w:id="79"/>
    </w:p>
    <w:p w14:paraId="72C8D8C1" w14:textId="46AB11A5" w:rsidR="10A9246F" w:rsidRDefault="10A9246F" w:rsidP="10A9246F">
      <w:pPr>
        <w:pStyle w:val="UnidaviTexto-Espao15"/>
      </w:pPr>
    </w:p>
    <w:p w14:paraId="62A771E3" w14:textId="7D679234" w:rsidR="467B60B8" w:rsidRDefault="467B60B8" w:rsidP="10A9246F">
      <w:pPr>
        <w:pStyle w:val="UnidaviTexto-Espao15"/>
      </w:pPr>
      <w:r>
        <w:t xml:space="preserve">Material UI é uma biblioteca de componentes </w:t>
      </w:r>
      <w:proofErr w:type="spellStart"/>
      <w:r>
        <w:t>React</w:t>
      </w:r>
      <w:proofErr w:type="spellEnd"/>
      <w:r>
        <w:t xml:space="preserve"> JS de código aberto que segue os princípios de design do Material Design, uma filosofia de design criada pela Google, que enfatiza a simplicidade, a usabilidade e a consistência. (MATERIAL UI, 2023).</w:t>
      </w:r>
    </w:p>
    <w:p w14:paraId="47F2BBE3" w14:textId="57D00052" w:rsidR="467B60B8" w:rsidRDefault="467B60B8" w:rsidP="10A9246F">
      <w:pPr>
        <w:pStyle w:val="UnidaviTexto-Espao15"/>
      </w:pPr>
      <w:r>
        <w:t xml:space="preserve">Essa biblioteca oferece uma ampla gama de componentes </w:t>
      </w:r>
      <w:proofErr w:type="spellStart"/>
      <w:r>
        <w:t>pré</w:t>
      </w:r>
      <w:proofErr w:type="spellEnd"/>
      <w:r>
        <w:t xml:space="preserve">-construídos, desde botões e formulários até barras de navegação e cartões, todos projetados para se integrarem perfeitamente em aplicativos </w:t>
      </w:r>
      <w:proofErr w:type="spellStart"/>
      <w:r>
        <w:t>React</w:t>
      </w:r>
      <w:proofErr w:type="spellEnd"/>
      <w:r>
        <w:t xml:space="preserve"> JS. Ao adotar o Material UI, os desenvolvedores podem economizar tempo e esforço, pois não precisam criar componentes personalizados do zero. Em vez disso, eles podem se concentrar na lógica de negócios de suas aplicações, garantindo ao mesmo tempo uma experiência de usuário moderna e agradável. (MATERIAL UI, 2023).</w:t>
      </w:r>
    </w:p>
    <w:p w14:paraId="42BED494" w14:textId="696FE2D0" w:rsidR="10A9246F" w:rsidRDefault="10A9246F" w:rsidP="10A9246F">
      <w:pPr>
        <w:pStyle w:val="UnidaviTexto-Espao15"/>
      </w:pPr>
    </w:p>
    <w:p w14:paraId="406D5D2C" w14:textId="332A726E" w:rsidR="6CD23E27" w:rsidRPr="00D3180C" w:rsidRDefault="6CD23E27" w:rsidP="00A96C0B">
      <w:pPr>
        <w:pStyle w:val="Ttulo3"/>
      </w:pPr>
      <w:bookmarkStart w:id="80" w:name="_Toc1364243823"/>
      <w:bookmarkStart w:id="81" w:name="_Toc1148051182"/>
      <w:bookmarkStart w:id="82" w:name="_Toc149739442"/>
      <w:r w:rsidRPr="00D3180C">
        <w:t xml:space="preserve">2.5.2 </w:t>
      </w:r>
      <w:proofErr w:type="spellStart"/>
      <w:r w:rsidRPr="00D3180C">
        <w:t>Axios</w:t>
      </w:r>
      <w:bookmarkEnd w:id="80"/>
      <w:bookmarkEnd w:id="81"/>
      <w:bookmarkEnd w:id="82"/>
      <w:proofErr w:type="spellEnd"/>
    </w:p>
    <w:p w14:paraId="545004CB" w14:textId="38E181AC" w:rsidR="10A9246F" w:rsidRDefault="10A9246F" w:rsidP="10A9246F">
      <w:pPr>
        <w:pStyle w:val="UnidaviTexto-Espao15"/>
        <w:ind w:firstLine="0"/>
      </w:pPr>
    </w:p>
    <w:p w14:paraId="6B24CEAB" w14:textId="69627148" w:rsidR="6CD23E27" w:rsidRPr="000F6F7B" w:rsidRDefault="000F6F7B" w:rsidP="10A9246F">
      <w:pPr>
        <w:pStyle w:val="UnidaviTexto-Espao15"/>
      </w:pPr>
      <w:proofErr w:type="spellStart"/>
      <w:r>
        <w:t>Axios</w:t>
      </w:r>
      <w:proofErr w:type="spellEnd"/>
      <w:r>
        <w:t xml:space="preserve"> pode ser definido como</w:t>
      </w:r>
      <w:r w:rsidRPr="000F6F7B">
        <w:t xml:space="preserve"> </w:t>
      </w:r>
      <w:r w:rsidR="6CD23E27" w:rsidRPr="000F6F7B">
        <w:t>“</w:t>
      </w:r>
      <w:r>
        <w:t xml:space="preserve">[...] </w:t>
      </w:r>
      <w:r w:rsidR="6CD23E27" w:rsidRPr="000F6F7B">
        <w:t>um cliente HTTP baseado-em-promessas para o node.js e para o navegador. É isomórfico (pode rodar no navegador e no node.js com a mesma base de código). No lado do servidor usa o código nativo do node.js - o m</w:t>
      </w:r>
      <w:r>
        <w:t>ó</w:t>
      </w:r>
      <w:r w:rsidR="6CD23E27" w:rsidRPr="000F6F7B">
        <w:t xml:space="preserve">dulo http, enquanto no lado do cliente usa </w:t>
      </w:r>
      <w:proofErr w:type="spellStart"/>
      <w:r w:rsidR="6CD23E27" w:rsidRPr="000F6F7B">
        <w:t>XMLHttpRequests</w:t>
      </w:r>
      <w:proofErr w:type="spellEnd"/>
      <w:r w:rsidR="6CD23E27" w:rsidRPr="000F6F7B">
        <w:t>”.</w:t>
      </w:r>
      <w:r>
        <w:t xml:space="preserve"> (AXIOS, 2023)</w:t>
      </w:r>
    </w:p>
    <w:p w14:paraId="4EE503D1" w14:textId="36E3AA93" w:rsidR="78B0723A" w:rsidRPr="000F6F7B" w:rsidRDefault="78B0723A" w:rsidP="10A9246F">
      <w:pPr>
        <w:pStyle w:val="UnidaviTexto-Espao15"/>
      </w:pPr>
      <w:r w:rsidRPr="000F6F7B">
        <w:t xml:space="preserve">O </w:t>
      </w:r>
      <w:proofErr w:type="spellStart"/>
      <w:r w:rsidRPr="000F6F7B">
        <w:t>Axios</w:t>
      </w:r>
      <w:proofErr w:type="spellEnd"/>
      <w:r w:rsidRPr="000F6F7B">
        <w:t xml:space="preserve"> facilita que desenvolvedores façam requisições HTTP, utilizando todos os verbos, como POST, PUT, GET, DELETE, etc. Permitindo a manipulação da requisição, seja pela rota, </w:t>
      </w:r>
      <w:proofErr w:type="spellStart"/>
      <w:r w:rsidR="2B0C5CC6" w:rsidRPr="000F6F7B">
        <w:rPr>
          <w:i/>
          <w:iCs/>
        </w:rPr>
        <w:t>headers</w:t>
      </w:r>
      <w:proofErr w:type="spellEnd"/>
      <w:r w:rsidR="2B0C5CC6" w:rsidRPr="000F6F7B">
        <w:rPr>
          <w:i/>
          <w:iCs/>
        </w:rPr>
        <w:t xml:space="preserve">, </w:t>
      </w:r>
      <w:proofErr w:type="spellStart"/>
      <w:r w:rsidR="2B0C5CC6" w:rsidRPr="000F6F7B">
        <w:rPr>
          <w:i/>
          <w:iCs/>
        </w:rPr>
        <w:t>params</w:t>
      </w:r>
      <w:proofErr w:type="spellEnd"/>
      <w:r w:rsidR="2B0C5CC6" w:rsidRPr="000F6F7B">
        <w:rPr>
          <w:i/>
          <w:iCs/>
        </w:rPr>
        <w:t xml:space="preserve">, body, </w:t>
      </w:r>
      <w:proofErr w:type="spellStart"/>
      <w:r w:rsidR="2B0C5CC6" w:rsidRPr="000F6F7B">
        <w:rPr>
          <w:i/>
          <w:iCs/>
        </w:rPr>
        <w:t>interceptors</w:t>
      </w:r>
      <w:proofErr w:type="spellEnd"/>
      <w:r w:rsidR="2B0C5CC6" w:rsidRPr="000F6F7B">
        <w:rPr>
          <w:i/>
          <w:iCs/>
        </w:rPr>
        <w:t xml:space="preserve">, </w:t>
      </w:r>
      <w:r w:rsidR="2B0C5CC6" w:rsidRPr="000F6F7B">
        <w:t xml:space="preserve">etc. Garantindo que todas as necessidades </w:t>
      </w:r>
      <w:r w:rsidR="2B0C5CC6" w:rsidRPr="000F6F7B">
        <w:lastRenderedPageBreak/>
        <w:t xml:space="preserve">durante o desenvolvimento sejam atendidas por ferramentas presentes no </w:t>
      </w:r>
      <w:proofErr w:type="spellStart"/>
      <w:r w:rsidR="2B0C5CC6" w:rsidRPr="000F6F7B">
        <w:t>Axios</w:t>
      </w:r>
      <w:proofErr w:type="spellEnd"/>
      <w:r w:rsidR="2B0C5CC6" w:rsidRPr="000F6F7B">
        <w:t>.</w:t>
      </w:r>
      <w:r w:rsidR="7C4B6989" w:rsidRPr="000F6F7B">
        <w:t xml:space="preserve"> (AXIOS, 2023).</w:t>
      </w:r>
    </w:p>
    <w:p w14:paraId="4074DDB9" w14:textId="1EED5FB2" w:rsidR="10A9246F" w:rsidRDefault="10A9246F" w:rsidP="10A9246F">
      <w:pPr>
        <w:pStyle w:val="UnidaviTexto-Espao15"/>
      </w:pPr>
    </w:p>
    <w:p w14:paraId="7B610357" w14:textId="3A05B674" w:rsidR="467B60B8" w:rsidRDefault="467B60B8" w:rsidP="10A9246F">
      <w:pPr>
        <w:pStyle w:val="Ttulo2"/>
        <w:rPr>
          <w:u w:val="single"/>
        </w:rPr>
      </w:pPr>
      <w:bookmarkStart w:id="83" w:name="_Toc267554851"/>
      <w:bookmarkStart w:id="84" w:name="_Toc1644440996"/>
      <w:bookmarkStart w:id="85" w:name="_Toc149739443"/>
      <w:r>
        <w:rPr>
          <w:caps w:val="0"/>
        </w:rPr>
        <w:t>2.</w:t>
      </w:r>
      <w:r w:rsidR="25CDD351">
        <w:rPr>
          <w:caps w:val="0"/>
        </w:rPr>
        <w:t>6</w:t>
      </w:r>
      <w:r>
        <w:rPr>
          <w:caps w:val="0"/>
        </w:rPr>
        <w:t xml:space="preserve"> WEB SERVICES</w:t>
      </w:r>
      <w:bookmarkEnd w:id="83"/>
      <w:bookmarkEnd w:id="84"/>
      <w:bookmarkEnd w:id="85"/>
    </w:p>
    <w:p w14:paraId="72891B0B" w14:textId="77777777" w:rsidR="10A9246F" w:rsidRDefault="10A9246F" w:rsidP="10A9246F">
      <w:pPr>
        <w:pStyle w:val="UnidaviTexto-Espao15"/>
      </w:pPr>
    </w:p>
    <w:p w14:paraId="5B03605D" w14:textId="08DF5B74" w:rsidR="467B60B8" w:rsidRDefault="467B60B8" w:rsidP="10A9246F">
      <w:pPr>
        <w:pStyle w:val="UnidaviTexto-Espao15"/>
      </w:pPr>
      <w:r>
        <w:t>Web Services são conjuntos de programas que podem ser publicados, buscados e chamados por meio da internet. Esses programas podem realizar um simples processo de troca de mensagens, como também complexas transações comerciais ou industriais, por exemplo, um processo de compra de produtos. Uma vez que um Web Service é publicado em um servidor web, vários programas e até mesmo outros Web Services podem acessá-lo e chamá-lo, tanto para obtenção de dados como para a interação com serviços que uma organização oferece. (TAMAE, 2004).</w:t>
      </w:r>
    </w:p>
    <w:p w14:paraId="318475E5" w14:textId="6E649E70" w:rsidR="10A9246F" w:rsidRDefault="10A9246F" w:rsidP="10A9246F">
      <w:pPr>
        <w:pStyle w:val="UnidaviTexto-Espao15"/>
      </w:pPr>
    </w:p>
    <w:p w14:paraId="49814523" w14:textId="51C99963" w:rsidR="467B60B8" w:rsidRDefault="467B60B8" w:rsidP="00A96C0B">
      <w:pPr>
        <w:pStyle w:val="Ttulo3"/>
      </w:pPr>
      <w:bookmarkStart w:id="86" w:name="_Toc1090449093"/>
      <w:bookmarkStart w:id="87" w:name="_Toc2085033984"/>
      <w:bookmarkStart w:id="88" w:name="_Toc149739444"/>
      <w:r>
        <w:t>2.</w:t>
      </w:r>
      <w:r w:rsidR="54C26412">
        <w:t>6</w:t>
      </w:r>
      <w:r>
        <w:t>.1 API</w:t>
      </w:r>
      <w:bookmarkEnd w:id="86"/>
      <w:bookmarkEnd w:id="87"/>
      <w:bookmarkEnd w:id="88"/>
    </w:p>
    <w:p w14:paraId="6A1D1316" w14:textId="77777777" w:rsidR="10A9246F" w:rsidRDefault="10A9246F" w:rsidP="10A9246F">
      <w:pPr>
        <w:pStyle w:val="UnidaviSeoTerciria"/>
      </w:pPr>
    </w:p>
    <w:p w14:paraId="25B01B99" w14:textId="7214DDFE" w:rsidR="467B60B8" w:rsidRDefault="467B60B8" w:rsidP="10A9246F">
      <w:pPr>
        <w:pStyle w:val="UnidaviTexto-Espao15"/>
      </w:pPr>
      <w:r>
        <w:t xml:space="preserve">Freitas, </w:t>
      </w:r>
      <w:proofErr w:type="spellStart"/>
      <w:r>
        <w:t>Birnfield</w:t>
      </w:r>
      <w:proofErr w:type="spellEnd"/>
      <w:r>
        <w:t xml:space="preserve"> e Saraiva (2021, p.43) definem API (</w:t>
      </w:r>
      <w:proofErr w:type="spellStart"/>
      <w:r w:rsidRPr="10A9246F">
        <w:rPr>
          <w:i/>
          <w:iCs/>
        </w:rPr>
        <w:t>Application</w:t>
      </w:r>
      <w:proofErr w:type="spellEnd"/>
      <w:r w:rsidRPr="10A9246F">
        <w:rPr>
          <w:i/>
          <w:iCs/>
        </w:rPr>
        <w:t xml:space="preserve"> </w:t>
      </w:r>
      <w:proofErr w:type="spellStart"/>
      <w:r w:rsidRPr="10A9246F">
        <w:rPr>
          <w:i/>
          <w:iCs/>
        </w:rPr>
        <w:t>Programming</w:t>
      </w:r>
      <w:proofErr w:type="spellEnd"/>
      <w:r w:rsidRPr="10A9246F">
        <w:rPr>
          <w:i/>
          <w:iCs/>
        </w:rPr>
        <w:t xml:space="preserve"> Interface</w:t>
      </w:r>
      <w:r>
        <w:t xml:space="preserve">, ou em português, Interface de Programação de Aplicação) como, “[...] construções de aplicações que permitem que os desenvolvedores criem funcionalidades complexas mais facilmente. Tais construções abstraem o código mais complexo, proporcionando o uso de sintaxes de forma mais simples.”. </w:t>
      </w:r>
    </w:p>
    <w:p w14:paraId="3DC08571" w14:textId="379BCB29" w:rsidR="467B60B8" w:rsidRDefault="467B60B8" w:rsidP="10A9246F">
      <w:pPr>
        <w:pStyle w:val="UnidaviTexto-Espao15"/>
      </w:pPr>
      <w:r>
        <w:t xml:space="preserve">Em relação à definição de API, Rodrigues e Neumann (2020) acrescentam que ela também pode ser descrita como um conjunto de procedimentos e diretrizes de um sistema, permitindo o acesso externo às funcionalidades sem a necessidade de acessar diretamente o código ou a implementação, mas de maneira abstrata e completamente independente da programação. </w:t>
      </w:r>
    </w:p>
    <w:p w14:paraId="7CD43365" w14:textId="5290093F" w:rsidR="10A9246F" w:rsidRDefault="467B60B8" w:rsidP="10A9246F">
      <w:pPr>
        <w:pStyle w:val="UnidaviTexto-Espao15"/>
      </w:pPr>
      <w:r>
        <w:t>De acordo com MDN (202</w:t>
      </w:r>
      <w:r w:rsidR="00856D3B">
        <w:t>2a</w:t>
      </w:r>
      <w:r>
        <w:t>), uma API é comumente constituída por um conjunto de métodos, propriedades, eventos e URLs padronizados, que podem ser utilizados no desenvolvimento de aplicações para facilitar a interação entre a aplicação, o servidor e serviços de terceiros.</w:t>
      </w:r>
    </w:p>
    <w:p w14:paraId="76EED94B" w14:textId="77777777" w:rsidR="0014444C" w:rsidRDefault="0014444C" w:rsidP="10A9246F">
      <w:pPr>
        <w:pStyle w:val="UnidaviTexto-Espao15"/>
      </w:pPr>
    </w:p>
    <w:p w14:paraId="10D34633" w14:textId="0490C976" w:rsidR="467B60B8" w:rsidRDefault="467B60B8" w:rsidP="00A96C0B">
      <w:pPr>
        <w:pStyle w:val="Ttulo3"/>
      </w:pPr>
      <w:bookmarkStart w:id="89" w:name="_Toc1507435592"/>
      <w:bookmarkStart w:id="90" w:name="_Toc64114920"/>
      <w:bookmarkStart w:id="91" w:name="_Toc149739445"/>
      <w:r>
        <w:t>2.</w:t>
      </w:r>
      <w:r w:rsidR="1AD9F2CE">
        <w:t>6</w:t>
      </w:r>
      <w:r>
        <w:t>.2 Arquitetura REST</w:t>
      </w:r>
      <w:bookmarkEnd w:id="89"/>
      <w:bookmarkEnd w:id="90"/>
      <w:bookmarkEnd w:id="91"/>
    </w:p>
    <w:p w14:paraId="6C623065" w14:textId="1B1C2AB9" w:rsidR="10A9246F" w:rsidRDefault="10A9246F" w:rsidP="10A9246F">
      <w:pPr>
        <w:pStyle w:val="UnidaviSeoTerciria"/>
      </w:pPr>
    </w:p>
    <w:p w14:paraId="2F4F7F21" w14:textId="7F6339D6" w:rsidR="467B60B8" w:rsidRDefault="467B60B8" w:rsidP="10A9246F">
      <w:pPr>
        <w:pStyle w:val="UnidaviTexto-Espao15"/>
      </w:pPr>
      <w:r>
        <w:t>Segundo as afirmações de Rodrigues et al. (2020), o conceito de REST (</w:t>
      </w:r>
      <w:proofErr w:type="spellStart"/>
      <w:r w:rsidRPr="10A9246F">
        <w:rPr>
          <w:i/>
          <w:iCs/>
        </w:rPr>
        <w:t>Representational</w:t>
      </w:r>
      <w:proofErr w:type="spellEnd"/>
      <w:r w:rsidRPr="10A9246F">
        <w:rPr>
          <w:i/>
          <w:iCs/>
        </w:rPr>
        <w:t xml:space="preserve"> </w:t>
      </w:r>
      <w:proofErr w:type="spellStart"/>
      <w:r w:rsidRPr="10A9246F">
        <w:rPr>
          <w:i/>
          <w:iCs/>
        </w:rPr>
        <w:t>State</w:t>
      </w:r>
      <w:proofErr w:type="spellEnd"/>
      <w:r w:rsidRPr="10A9246F">
        <w:rPr>
          <w:i/>
          <w:iCs/>
        </w:rPr>
        <w:t xml:space="preserve"> </w:t>
      </w:r>
      <w:proofErr w:type="spellStart"/>
      <w:r w:rsidRPr="10A9246F">
        <w:rPr>
          <w:i/>
          <w:iCs/>
        </w:rPr>
        <w:t>Transfer</w:t>
      </w:r>
      <w:proofErr w:type="spellEnd"/>
      <w:r>
        <w:t xml:space="preserve">) surgiu a partir de uma dissertação com o intuito de propor </w:t>
      </w:r>
      <w:r>
        <w:lastRenderedPageBreak/>
        <w:t>uma padronização para a integração entre aplicações baseadas no protocolo HTTP (</w:t>
      </w:r>
      <w:r w:rsidRPr="10A9246F">
        <w:rPr>
          <w:i/>
          <w:iCs/>
        </w:rPr>
        <w:t xml:space="preserve">Hypertext </w:t>
      </w:r>
      <w:proofErr w:type="spellStart"/>
      <w:r w:rsidRPr="10A9246F">
        <w:rPr>
          <w:i/>
          <w:iCs/>
        </w:rPr>
        <w:t>Transfer</w:t>
      </w:r>
      <w:proofErr w:type="spellEnd"/>
      <w:r w:rsidRPr="10A9246F">
        <w:rPr>
          <w:i/>
          <w:iCs/>
        </w:rPr>
        <w:t xml:space="preserve"> </w:t>
      </w:r>
      <w:proofErr w:type="spellStart"/>
      <w:r w:rsidRPr="10A9246F">
        <w:rPr>
          <w:i/>
          <w:iCs/>
        </w:rPr>
        <w:t>Protoco</w:t>
      </w:r>
      <w:r>
        <w:t>l</w:t>
      </w:r>
      <w:proofErr w:type="spellEnd"/>
      <w:r>
        <w:t xml:space="preserve">). Para complementar, </w:t>
      </w:r>
      <w:proofErr w:type="spellStart"/>
      <w:r>
        <w:t>Red</w:t>
      </w:r>
      <w:proofErr w:type="spellEnd"/>
      <w:r>
        <w:t xml:space="preserve"> </w:t>
      </w:r>
      <w:proofErr w:type="spellStart"/>
      <w:r>
        <w:t>Hat</w:t>
      </w:r>
      <w:proofErr w:type="spellEnd"/>
      <w:r>
        <w:t xml:space="preserve"> (2020) esclarece que REST não é um protocolo ou um padrão em si, mas sim um conjunto de restrições arquiteturais que oferece aos desenvolvedores a flexibilidade de utilizar a arquitetura de várias maneiras. Essas possibilidades vão desde comunicações simples para adquirir dados até uma aplicação que não armazena dados, mas obtém todas as informações diretamente do servidor através das comunicações estabelecidas pela arquitetura REST.</w:t>
      </w:r>
    </w:p>
    <w:p w14:paraId="44E9DF95" w14:textId="77777777" w:rsidR="10A9246F" w:rsidRDefault="10A9246F" w:rsidP="10A9246F">
      <w:pPr>
        <w:pStyle w:val="UnidaviTexto-Espao15"/>
      </w:pPr>
    </w:p>
    <w:p w14:paraId="3AD0195E" w14:textId="57849B19" w:rsidR="467B60B8" w:rsidRDefault="467B60B8" w:rsidP="00A96C0B">
      <w:pPr>
        <w:pStyle w:val="Ttulo3"/>
      </w:pPr>
      <w:bookmarkStart w:id="92" w:name="_Toc1695439776"/>
      <w:bookmarkStart w:id="93" w:name="_Toc1412041579"/>
      <w:bookmarkStart w:id="94" w:name="_Toc149739446"/>
      <w:r>
        <w:t>2.</w:t>
      </w:r>
      <w:r w:rsidR="0E79EF9D">
        <w:t>6</w:t>
      </w:r>
      <w:r>
        <w:t>.3 Métodos HTTP</w:t>
      </w:r>
      <w:bookmarkEnd w:id="92"/>
      <w:bookmarkEnd w:id="93"/>
      <w:bookmarkEnd w:id="94"/>
      <w:r>
        <w:t xml:space="preserve"> </w:t>
      </w:r>
    </w:p>
    <w:p w14:paraId="08B89556" w14:textId="77777777" w:rsidR="10A9246F" w:rsidRDefault="10A9246F" w:rsidP="10A9246F">
      <w:pPr>
        <w:pStyle w:val="UnidaviTexto-Espao15"/>
        <w:ind w:firstLine="0"/>
      </w:pPr>
    </w:p>
    <w:p w14:paraId="5BEB696C" w14:textId="21C5B4BB" w:rsidR="467B60B8" w:rsidRDefault="467B60B8" w:rsidP="10A9246F">
      <w:pPr>
        <w:pStyle w:val="UnidaviTexto-Espao15"/>
        <w:ind w:firstLine="708"/>
      </w:pPr>
      <w:r>
        <w:t>Conforme apresentado por MDN (202</w:t>
      </w:r>
      <w:r w:rsidR="00856D3B">
        <w:t>3</w:t>
      </w:r>
      <w:r>
        <w:t xml:space="preserve">), o protocolo HTTP define um conjunto de métodos de requisição que indicam o tipo de ação que se deseja processar. Cada método possui características próprias, mas podem compartilhar algumas de suas características com outros. Como podem ser observados os métodos e suas funções no Quadro </w:t>
      </w:r>
      <w:r w:rsidR="53A4019A">
        <w:t>3</w:t>
      </w:r>
      <w:r>
        <w:t xml:space="preserve">. </w:t>
      </w:r>
    </w:p>
    <w:p w14:paraId="1EF0C759" w14:textId="77777777" w:rsidR="10A9246F" w:rsidRDefault="10A9246F" w:rsidP="10A9246F">
      <w:pPr>
        <w:pStyle w:val="UnidaviTexto-Espao15"/>
        <w:ind w:firstLine="708"/>
      </w:pPr>
    </w:p>
    <w:p w14:paraId="5AD52512" w14:textId="28F4C804" w:rsidR="467B60B8" w:rsidRDefault="467B60B8" w:rsidP="10A9246F">
      <w:pPr>
        <w:spacing w:line="360" w:lineRule="auto"/>
        <w:rPr>
          <w:b/>
          <w:bCs/>
          <w:sz w:val="20"/>
          <w:szCs w:val="20"/>
        </w:rPr>
      </w:pPr>
      <w:r w:rsidRPr="6A496B37">
        <w:rPr>
          <w:b/>
          <w:bCs/>
          <w:sz w:val="20"/>
          <w:szCs w:val="20"/>
        </w:rPr>
        <w:t xml:space="preserve">Quadro </w:t>
      </w:r>
      <w:r w:rsidR="4364B1F3" w:rsidRPr="6A496B37">
        <w:rPr>
          <w:b/>
          <w:bCs/>
          <w:sz w:val="20"/>
          <w:szCs w:val="20"/>
        </w:rPr>
        <w:t>3</w:t>
      </w:r>
      <w:r w:rsidRPr="6A496B37">
        <w:rPr>
          <w:b/>
          <w:bCs/>
          <w:sz w:val="20"/>
          <w:szCs w:val="20"/>
        </w:rPr>
        <w:t xml:space="preserve"> – Métodos HTTP</w:t>
      </w:r>
    </w:p>
    <w:tbl>
      <w:tblPr>
        <w:tblStyle w:val="Tabelacomgrade"/>
        <w:tblW w:w="0" w:type="auto"/>
        <w:tblLook w:val="04A0" w:firstRow="1" w:lastRow="0" w:firstColumn="1" w:lastColumn="0" w:noHBand="0" w:noVBand="1"/>
      </w:tblPr>
      <w:tblGrid>
        <w:gridCol w:w="1379"/>
        <w:gridCol w:w="7683"/>
      </w:tblGrid>
      <w:tr w:rsidR="10A9246F" w14:paraId="1DB328A8" w14:textId="77777777" w:rsidTr="10A9246F">
        <w:trPr>
          <w:trHeight w:val="300"/>
        </w:trPr>
        <w:tc>
          <w:tcPr>
            <w:tcW w:w="1379" w:type="dxa"/>
          </w:tcPr>
          <w:p w14:paraId="26E751FE" w14:textId="3370FCA2" w:rsidR="10A9246F" w:rsidRDefault="10A9246F" w:rsidP="10A9246F">
            <w:pPr>
              <w:pStyle w:val="UnidaviTexto-Espao15"/>
              <w:ind w:firstLine="0"/>
              <w:jc w:val="center"/>
              <w:rPr>
                <w:b/>
                <w:bCs/>
                <w:sz w:val="20"/>
                <w:szCs w:val="20"/>
              </w:rPr>
            </w:pPr>
            <w:r w:rsidRPr="10A9246F">
              <w:rPr>
                <w:b/>
                <w:bCs/>
                <w:sz w:val="20"/>
                <w:szCs w:val="20"/>
              </w:rPr>
              <w:t>Método</w:t>
            </w:r>
          </w:p>
        </w:tc>
        <w:tc>
          <w:tcPr>
            <w:tcW w:w="7683" w:type="dxa"/>
          </w:tcPr>
          <w:p w14:paraId="6469A8F2" w14:textId="4FE684DF" w:rsidR="10A9246F" w:rsidRDefault="10A9246F" w:rsidP="10A9246F">
            <w:pPr>
              <w:pStyle w:val="UnidaviTexto-Espao15"/>
              <w:ind w:firstLine="0"/>
              <w:jc w:val="center"/>
              <w:rPr>
                <w:b/>
                <w:bCs/>
                <w:sz w:val="20"/>
                <w:szCs w:val="20"/>
              </w:rPr>
            </w:pPr>
            <w:r w:rsidRPr="10A9246F">
              <w:rPr>
                <w:b/>
                <w:bCs/>
                <w:sz w:val="20"/>
                <w:szCs w:val="20"/>
              </w:rPr>
              <w:t>Função</w:t>
            </w:r>
          </w:p>
        </w:tc>
      </w:tr>
      <w:tr w:rsidR="10A9246F" w14:paraId="3EEC0E9D" w14:textId="77777777" w:rsidTr="10A9246F">
        <w:trPr>
          <w:trHeight w:val="300"/>
        </w:trPr>
        <w:tc>
          <w:tcPr>
            <w:tcW w:w="1379" w:type="dxa"/>
          </w:tcPr>
          <w:p w14:paraId="2BFECFD5" w14:textId="5C7467FE" w:rsidR="10A9246F" w:rsidRDefault="10A9246F" w:rsidP="10A9246F">
            <w:pPr>
              <w:pStyle w:val="UnidaviTexto-Espao15"/>
              <w:ind w:firstLine="0"/>
              <w:rPr>
                <w:sz w:val="20"/>
                <w:szCs w:val="20"/>
              </w:rPr>
            </w:pPr>
            <w:r w:rsidRPr="10A9246F">
              <w:rPr>
                <w:sz w:val="20"/>
                <w:szCs w:val="20"/>
              </w:rPr>
              <w:t>GET</w:t>
            </w:r>
          </w:p>
        </w:tc>
        <w:tc>
          <w:tcPr>
            <w:tcW w:w="7683" w:type="dxa"/>
          </w:tcPr>
          <w:p w14:paraId="088DA701" w14:textId="1910F79A" w:rsidR="10A9246F" w:rsidRDefault="10A9246F" w:rsidP="10A9246F">
            <w:pPr>
              <w:pStyle w:val="UnidaviTexto-Espao15"/>
              <w:ind w:firstLine="0"/>
              <w:rPr>
                <w:sz w:val="20"/>
                <w:szCs w:val="20"/>
              </w:rPr>
            </w:pPr>
            <w:r w:rsidRPr="10A9246F">
              <w:rPr>
                <w:sz w:val="20"/>
                <w:szCs w:val="20"/>
              </w:rPr>
              <w:t>O método GET solicita a representação de um recurso específico. Requisições utilizando o método GET devem retornar apenas dados.</w:t>
            </w:r>
          </w:p>
        </w:tc>
      </w:tr>
      <w:tr w:rsidR="10A9246F" w14:paraId="5889E73F" w14:textId="77777777" w:rsidTr="10A9246F">
        <w:trPr>
          <w:trHeight w:val="300"/>
        </w:trPr>
        <w:tc>
          <w:tcPr>
            <w:tcW w:w="1379" w:type="dxa"/>
          </w:tcPr>
          <w:p w14:paraId="54FB4F1B" w14:textId="443B5159" w:rsidR="10A9246F" w:rsidRDefault="10A9246F" w:rsidP="10A9246F">
            <w:pPr>
              <w:pStyle w:val="UnidaviTexto-Espao15"/>
              <w:ind w:firstLine="0"/>
              <w:rPr>
                <w:sz w:val="20"/>
                <w:szCs w:val="20"/>
              </w:rPr>
            </w:pPr>
            <w:r w:rsidRPr="10A9246F">
              <w:rPr>
                <w:sz w:val="20"/>
                <w:szCs w:val="20"/>
              </w:rPr>
              <w:t>HEAD</w:t>
            </w:r>
          </w:p>
        </w:tc>
        <w:tc>
          <w:tcPr>
            <w:tcW w:w="7683" w:type="dxa"/>
          </w:tcPr>
          <w:p w14:paraId="5E25707C" w14:textId="7D8C9734" w:rsidR="10A9246F" w:rsidRDefault="10A9246F" w:rsidP="10A9246F">
            <w:pPr>
              <w:pStyle w:val="UnidaviTexto-Espao15"/>
              <w:ind w:firstLine="0"/>
              <w:rPr>
                <w:sz w:val="20"/>
                <w:szCs w:val="20"/>
              </w:rPr>
            </w:pPr>
            <w:r w:rsidRPr="10A9246F">
              <w:rPr>
                <w:sz w:val="20"/>
                <w:szCs w:val="20"/>
              </w:rPr>
              <w:t>O método HEAD solicita uma resposta de forma idêntica ao método GET, porém sem conter o corpo da resposta.</w:t>
            </w:r>
          </w:p>
        </w:tc>
      </w:tr>
      <w:tr w:rsidR="10A9246F" w14:paraId="13B6484D" w14:textId="77777777" w:rsidTr="10A9246F">
        <w:trPr>
          <w:trHeight w:val="300"/>
        </w:trPr>
        <w:tc>
          <w:tcPr>
            <w:tcW w:w="1379" w:type="dxa"/>
          </w:tcPr>
          <w:p w14:paraId="6C21552B" w14:textId="62DF3E1B" w:rsidR="10A9246F" w:rsidRDefault="10A9246F" w:rsidP="10A9246F">
            <w:pPr>
              <w:pStyle w:val="UnidaviTexto-Espao15"/>
              <w:ind w:firstLine="0"/>
              <w:rPr>
                <w:sz w:val="20"/>
                <w:szCs w:val="20"/>
              </w:rPr>
            </w:pPr>
            <w:r w:rsidRPr="10A9246F">
              <w:rPr>
                <w:sz w:val="20"/>
                <w:szCs w:val="20"/>
              </w:rPr>
              <w:t>POST</w:t>
            </w:r>
          </w:p>
        </w:tc>
        <w:tc>
          <w:tcPr>
            <w:tcW w:w="7683" w:type="dxa"/>
          </w:tcPr>
          <w:p w14:paraId="5EDB787F" w14:textId="2DBF3B97" w:rsidR="10A9246F" w:rsidRDefault="10A9246F" w:rsidP="10A9246F">
            <w:pPr>
              <w:pStyle w:val="UnidaviTexto-Espao15"/>
              <w:ind w:firstLine="0"/>
              <w:rPr>
                <w:sz w:val="20"/>
                <w:szCs w:val="20"/>
              </w:rPr>
            </w:pPr>
            <w:r w:rsidRPr="10A9246F">
              <w:rPr>
                <w:sz w:val="20"/>
                <w:szCs w:val="20"/>
              </w:rPr>
              <w:t>O método POST é utilizado para submeter uma entidade a um recurso específico, frequentemente causando uma mudança no estado do recurso ou efeitos colaterais no servidor.</w:t>
            </w:r>
          </w:p>
        </w:tc>
      </w:tr>
      <w:tr w:rsidR="10A9246F" w14:paraId="101557D9" w14:textId="77777777" w:rsidTr="10A9246F">
        <w:trPr>
          <w:trHeight w:val="300"/>
        </w:trPr>
        <w:tc>
          <w:tcPr>
            <w:tcW w:w="1379" w:type="dxa"/>
          </w:tcPr>
          <w:p w14:paraId="56F6B92A" w14:textId="5D8C992E" w:rsidR="10A9246F" w:rsidRDefault="10A9246F" w:rsidP="10A9246F">
            <w:pPr>
              <w:pStyle w:val="UnidaviTexto-Espao15"/>
              <w:ind w:firstLine="0"/>
              <w:rPr>
                <w:sz w:val="20"/>
                <w:szCs w:val="20"/>
              </w:rPr>
            </w:pPr>
            <w:r w:rsidRPr="10A9246F">
              <w:rPr>
                <w:sz w:val="20"/>
                <w:szCs w:val="20"/>
              </w:rPr>
              <w:t>PUT</w:t>
            </w:r>
          </w:p>
        </w:tc>
        <w:tc>
          <w:tcPr>
            <w:tcW w:w="7683" w:type="dxa"/>
          </w:tcPr>
          <w:p w14:paraId="034BA62D" w14:textId="577E43A4" w:rsidR="10A9246F" w:rsidRDefault="10A9246F" w:rsidP="10A9246F">
            <w:pPr>
              <w:pStyle w:val="UnidaviTexto-Espao15"/>
              <w:ind w:firstLine="0"/>
              <w:rPr>
                <w:sz w:val="20"/>
                <w:szCs w:val="20"/>
              </w:rPr>
            </w:pPr>
            <w:r w:rsidRPr="10A9246F">
              <w:rPr>
                <w:sz w:val="20"/>
                <w:szCs w:val="20"/>
              </w:rPr>
              <w:t>O método PUT substitui todas as atuais representações do recurso de destino pela carga de dados da requisição.</w:t>
            </w:r>
          </w:p>
        </w:tc>
      </w:tr>
      <w:tr w:rsidR="10A9246F" w14:paraId="2DE828CE" w14:textId="77777777" w:rsidTr="10A9246F">
        <w:trPr>
          <w:trHeight w:val="300"/>
        </w:trPr>
        <w:tc>
          <w:tcPr>
            <w:tcW w:w="1379" w:type="dxa"/>
          </w:tcPr>
          <w:p w14:paraId="7EB340C7" w14:textId="3A01A6A6" w:rsidR="10A9246F" w:rsidRDefault="10A9246F" w:rsidP="10A9246F">
            <w:pPr>
              <w:pStyle w:val="UnidaviTexto-Espao15"/>
              <w:ind w:firstLine="0"/>
              <w:rPr>
                <w:sz w:val="20"/>
                <w:szCs w:val="20"/>
              </w:rPr>
            </w:pPr>
            <w:r w:rsidRPr="10A9246F">
              <w:rPr>
                <w:sz w:val="20"/>
                <w:szCs w:val="20"/>
              </w:rPr>
              <w:t>DELETE</w:t>
            </w:r>
          </w:p>
        </w:tc>
        <w:tc>
          <w:tcPr>
            <w:tcW w:w="7683" w:type="dxa"/>
          </w:tcPr>
          <w:p w14:paraId="16D240CC" w14:textId="7C09FDF7" w:rsidR="10A9246F" w:rsidRDefault="10A9246F" w:rsidP="10A9246F">
            <w:pPr>
              <w:pStyle w:val="UnidaviTexto-Espao15"/>
              <w:ind w:firstLine="0"/>
              <w:rPr>
                <w:sz w:val="20"/>
                <w:szCs w:val="20"/>
              </w:rPr>
            </w:pPr>
            <w:r w:rsidRPr="10A9246F">
              <w:rPr>
                <w:sz w:val="20"/>
                <w:szCs w:val="20"/>
              </w:rPr>
              <w:t>O método DELETE remove um recurso específico.</w:t>
            </w:r>
          </w:p>
        </w:tc>
      </w:tr>
      <w:tr w:rsidR="10A9246F" w14:paraId="7E88A9E0" w14:textId="77777777" w:rsidTr="10A9246F">
        <w:trPr>
          <w:trHeight w:val="300"/>
        </w:trPr>
        <w:tc>
          <w:tcPr>
            <w:tcW w:w="1379" w:type="dxa"/>
          </w:tcPr>
          <w:p w14:paraId="714CE82D" w14:textId="5D84A2AD" w:rsidR="10A9246F" w:rsidRDefault="10A9246F" w:rsidP="10A9246F">
            <w:pPr>
              <w:pStyle w:val="UnidaviTexto-Espao15"/>
              <w:ind w:firstLine="0"/>
              <w:rPr>
                <w:sz w:val="20"/>
                <w:szCs w:val="20"/>
              </w:rPr>
            </w:pPr>
            <w:r w:rsidRPr="10A9246F">
              <w:rPr>
                <w:sz w:val="20"/>
                <w:szCs w:val="20"/>
              </w:rPr>
              <w:t>CONNECT</w:t>
            </w:r>
          </w:p>
        </w:tc>
        <w:tc>
          <w:tcPr>
            <w:tcW w:w="7683" w:type="dxa"/>
          </w:tcPr>
          <w:p w14:paraId="54A7FF0C" w14:textId="2C49CA07" w:rsidR="10A9246F" w:rsidRDefault="10A9246F" w:rsidP="10A9246F">
            <w:pPr>
              <w:pStyle w:val="UnidaviTexto-Espao15"/>
              <w:ind w:firstLine="0"/>
              <w:rPr>
                <w:sz w:val="20"/>
                <w:szCs w:val="20"/>
              </w:rPr>
            </w:pPr>
            <w:r w:rsidRPr="10A9246F">
              <w:rPr>
                <w:sz w:val="20"/>
                <w:szCs w:val="20"/>
              </w:rPr>
              <w:t>O método CONNECT estabelece um túnel para o servidor identificado pelo recurso de destino.</w:t>
            </w:r>
          </w:p>
        </w:tc>
      </w:tr>
      <w:tr w:rsidR="10A9246F" w14:paraId="7539DD93" w14:textId="77777777" w:rsidTr="10A9246F">
        <w:trPr>
          <w:trHeight w:val="300"/>
        </w:trPr>
        <w:tc>
          <w:tcPr>
            <w:tcW w:w="1379" w:type="dxa"/>
          </w:tcPr>
          <w:p w14:paraId="21687879" w14:textId="03A5A60B" w:rsidR="10A9246F" w:rsidRDefault="10A9246F" w:rsidP="10A9246F">
            <w:pPr>
              <w:pStyle w:val="UnidaviTexto-Espao15"/>
              <w:ind w:firstLine="0"/>
              <w:rPr>
                <w:sz w:val="20"/>
                <w:szCs w:val="20"/>
              </w:rPr>
            </w:pPr>
            <w:r w:rsidRPr="10A9246F">
              <w:rPr>
                <w:sz w:val="20"/>
                <w:szCs w:val="20"/>
              </w:rPr>
              <w:t>OPTIONS</w:t>
            </w:r>
          </w:p>
        </w:tc>
        <w:tc>
          <w:tcPr>
            <w:tcW w:w="7683" w:type="dxa"/>
          </w:tcPr>
          <w:p w14:paraId="068BF567" w14:textId="27DD0F1F" w:rsidR="10A9246F" w:rsidRDefault="10A9246F" w:rsidP="10A9246F">
            <w:pPr>
              <w:pStyle w:val="UnidaviTexto-Espao15"/>
              <w:ind w:firstLine="0"/>
              <w:rPr>
                <w:sz w:val="20"/>
                <w:szCs w:val="20"/>
              </w:rPr>
            </w:pPr>
            <w:r w:rsidRPr="10A9246F">
              <w:rPr>
                <w:sz w:val="20"/>
                <w:szCs w:val="20"/>
              </w:rPr>
              <w:t>O método OPTIONS é usado para descrever as opções de comunicação com o recurso de destino.</w:t>
            </w:r>
          </w:p>
        </w:tc>
      </w:tr>
      <w:tr w:rsidR="10A9246F" w14:paraId="4743D29F" w14:textId="77777777" w:rsidTr="10A9246F">
        <w:trPr>
          <w:trHeight w:val="300"/>
        </w:trPr>
        <w:tc>
          <w:tcPr>
            <w:tcW w:w="1379" w:type="dxa"/>
          </w:tcPr>
          <w:p w14:paraId="7C7C61B0" w14:textId="7251AFE9" w:rsidR="10A9246F" w:rsidRDefault="10A9246F" w:rsidP="10A9246F">
            <w:pPr>
              <w:pStyle w:val="UnidaviTexto-Espao15"/>
              <w:ind w:firstLine="0"/>
              <w:rPr>
                <w:sz w:val="20"/>
                <w:szCs w:val="20"/>
              </w:rPr>
            </w:pPr>
            <w:r w:rsidRPr="10A9246F">
              <w:rPr>
                <w:sz w:val="20"/>
                <w:szCs w:val="20"/>
              </w:rPr>
              <w:t>TRACE</w:t>
            </w:r>
          </w:p>
        </w:tc>
        <w:tc>
          <w:tcPr>
            <w:tcW w:w="7683" w:type="dxa"/>
          </w:tcPr>
          <w:p w14:paraId="7E75367F" w14:textId="04F4A51A" w:rsidR="10A9246F" w:rsidRDefault="10A9246F" w:rsidP="10A9246F">
            <w:pPr>
              <w:pStyle w:val="UnidaviTexto-Espao15"/>
              <w:ind w:firstLine="0"/>
              <w:rPr>
                <w:sz w:val="20"/>
                <w:szCs w:val="20"/>
              </w:rPr>
            </w:pPr>
            <w:r w:rsidRPr="10A9246F">
              <w:rPr>
                <w:sz w:val="20"/>
                <w:szCs w:val="20"/>
              </w:rPr>
              <w:t xml:space="preserve">O método TRACE executa um teste de chamada </w:t>
            </w:r>
            <w:r w:rsidRPr="10A9246F">
              <w:rPr>
                <w:i/>
                <w:iCs/>
                <w:sz w:val="20"/>
                <w:szCs w:val="20"/>
              </w:rPr>
              <w:t>loop-</w:t>
            </w:r>
            <w:proofErr w:type="spellStart"/>
            <w:r w:rsidRPr="10A9246F">
              <w:rPr>
                <w:i/>
                <w:iCs/>
                <w:sz w:val="20"/>
                <w:szCs w:val="20"/>
              </w:rPr>
              <w:t>back</w:t>
            </w:r>
            <w:proofErr w:type="spellEnd"/>
            <w:r w:rsidRPr="10A9246F">
              <w:rPr>
                <w:sz w:val="20"/>
                <w:szCs w:val="20"/>
              </w:rPr>
              <w:t xml:space="preserve"> junto com o caminho para o recurso de destino.</w:t>
            </w:r>
          </w:p>
        </w:tc>
      </w:tr>
      <w:tr w:rsidR="10A9246F" w14:paraId="37BF65DE" w14:textId="77777777" w:rsidTr="10A9246F">
        <w:trPr>
          <w:trHeight w:val="300"/>
        </w:trPr>
        <w:tc>
          <w:tcPr>
            <w:tcW w:w="1379" w:type="dxa"/>
          </w:tcPr>
          <w:p w14:paraId="1D9FE5EC" w14:textId="2BA48654" w:rsidR="10A9246F" w:rsidRDefault="10A9246F" w:rsidP="10A9246F">
            <w:pPr>
              <w:pStyle w:val="UnidaviTexto-Espao15"/>
              <w:ind w:firstLine="0"/>
              <w:rPr>
                <w:sz w:val="20"/>
                <w:szCs w:val="20"/>
              </w:rPr>
            </w:pPr>
            <w:r w:rsidRPr="10A9246F">
              <w:rPr>
                <w:sz w:val="20"/>
                <w:szCs w:val="20"/>
              </w:rPr>
              <w:t>PATCH</w:t>
            </w:r>
          </w:p>
        </w:tc>
        <w:tc>
          <w:tcPr>
            <w:tcW w:w="7683" w:type="dxa"/>
          </w:tcPr>
          <w:p w14:paraId="448E9E23" w14:textId="013B3B11" w:rsidR="10A9246F" w:rsidRDefault="10A9246F" w:rsidP="10A9246F">
            <w:pPr>
              <w:pStyle w:val="UnidaviTexto-Espao15"/>
              <w:ind w:firstLine="0"/>
              <w:rPr>
                <w:sz w:val="20"/>
                <w:szCs w:val="20"/>
              </w:rPr>
            </w:pPr>
            <w:r w:rsidRPr="10A9246F">
              <w:rPr>
                <w:sz w:val="20"/>
                <w:szCs w:val="20"/>
              </w:rPr>
              <w:t>O método PATCH é utilizado para aplicar modificações parciais em um recurso.</w:t>
            </w:r>
          </w:p>
        </w:tc>
      </w:tr>
    </w:tbl>
    <w:p w14:paraId="212EABAB" w14:textId="4A343A0D" w:rsidR="22323E64" w:rsidRDefault="22323E64" w:rsidP="10A9246F">
      <w:pPr>
        <w:pStyle w:val="UnidaviTexto-Espao15"/>
        <w:ind w:firstLine="0"/>
        <w:rPr>
          <w:sz w:val="20"/>
          <w:szCs w:val="20"/>
        </w:rPr>
      </w:pPr>
      <w:r w:rsidRPr="10A9246F">
        <w:rPr>
          <w:sz w:val="20"/>
          <w:szCs w:val="20"/>
        </w:rPr>
        <w:t>Fonte: Elaborado a partir de MDN (202</w:t>
      </w:r>
      <w:r w:rsidR="00856D3B">
        <w:rPr>
          <w:sz w:val="20"/>
          <w:szCs w:val="20"/>
        </w:rPr>
        <w:t>3</w:t>
      </w:r>
      <w:r w:rsidRPr="10A9246F">
        <w:rPr>
          <w:sz w:val="20"/>
          <w:szCs w:val="20"/>
        </w:rPr>
        <w:t>).</w:t>
      </w:r>
    </w:p>
    <w:p w14:paraId="2AE986BC" w14:textId="6ACBC036" w:rsidR="10A9246F" w:rsidRDefault="10A9246F" w:rsidP="10A9246F">
      <w:pPr>
        <w:pStyle w:val="UnidaviTexto-Espao15"/>
      </w:pPr>
    </w:p>
    <w:p w14:paraId="07FAB3F7" w14:textId="46D87CC5" w:rsidR="00D97691" w:rsidRPr="00D25AB6" w:rsidRDefault="00D25AB6" w:rsidP="55E9F482">
      <w:pPr>
        <w:pStyle w:val="Ttulo2"/>
        <w:rPr>
          <w:caps w:val="0"/>
        </w:rPr>
      </w:pPr>
      <w:bookmarkStart w:id="95" w:name="_Toc278796133"/>
      <w:bookmarkStart w:id="96" w:name="_Toc1256131390"/>
      <w:bookmarkStart w:id="97" w:name="_Toc149739447"/>
      <w:r>
        <w:rPr>
          <w:caps w:val="0"/>
        </w:rPr>
        <w:t>2.</w:t>
      </w:r>
      <w:r w:rsidR="052045EA">
        <w:rPr>
          <w:caps w:val="0"/>
        </w:rPr>
        <w:t>7</w:t>
      </w:r>
      <w:r>
        <w:rPr>
          <w:caps w:val="0"/>
        </w:rPr>
        <w:t xml:space="preserve"> BANCO DE DADOS</w:t>
      </w:r>
      <w:bookmarkEnd w:id="95"/>
      <w:bookmarkEnd w:id="96"/>
      <w:bookmarkEnd w:id="97"/>
    </w:p>
    <w:p w14:paraId="32C8A8EF" w14:textId="3EF946DC" w:rsidR="007C098B" w:rsidRPr="00622AB6" w:rsidRDefault="007C098B" w:rsidP="00276E1F">
      <w:pPr>
        <w:pStyle w:val="UnidaviTexto-Espao15"/>
      </w:pPr>
    </w:p>
    <w:p w14:paraId="7C2044B4" w14:textId="4EB28C34" w:rsidR="007C098B" w:rsidRDefault="00C04496" w:rsidP="007C098B">
      <w:pPr>
        <w:pStyle w:val="UnidaviTexto-Espao15"/>
      </w:pPr>
      <w:r>
        <w:lastRenderedPageBreak/>
        <w:t>De acordo com Alves (201</w:t>
      </w:r>
      <w:r>
        <w:t>4</w:t>
      </w:r>
      <w:r w:rsidR="00711DE8">
        <w:t>a</w:t>
      </w:r>
      <w:r>
        <w:t>), u</w:t>
      </w:r>
      <w:r w:rsidR="007C098B">
        <w:t xml:space="preserve">m banco de dados é um conjunto de valores e arquivos que se </w:t>
      </w:r>
      <w:r w:rsidR="00BE5FA3">
        <w:t>relacionam</w:t>
      </w:r>
      <w:r w:rsidR="007C098B">
        <w:t xml:space="preserve"> entre si e demonstram um cadastro de pessoas, vendas, produtos, agendas, etc. Por exemplo, uma planilha ou uma ficha cadastral podem ser exemplos de cadastros. O banco de dados guarda todos esses cadastros em formato virtual e os disponibiliza para as aplicações consultarem</w:t>
      </w:r>
      <w:r w:rsidR="006C4B7D">
        <w:t>,</w:t>
      </w:r>
      <w:r w:rsidR="007C098B">
        <w:t xml:space="preserve"> emitirem relatórios, realizarem vendas, etc.</w:t>
      </w:r>
    </w:p>
    <w:p w14:paraId="69C8EB38" w14:textId="5BF4A580" w:rsidR="005E09DA" w:rsidRDefault="005E09DA" w:rsidP="005E09DA">
      <w:pPr>
        <w:pStyle w:val="UnidaviTexto-Espao15"/>
        <w:ind w:firstLine="0"/>
      </w:pPr>
    </w:p>
    <w:p w14:paraId="39025498" w14:textId="5AFA75BC" w:rsidR="002D75EF" w:rsidRDefault="005E09DA" w:rsidP="00A96C0B">
      <w:pPr>
        <w:pStyle w:val="Ttulo3"/>
      </w:pPr>
      <w:bookmarkStart w:id="98" w:name="_Toc661181534"/>
      <w:bookmarkStart w:id="99" w:name="_Toc1770621176"/>
      <w:bookmarkStart w:id="100" w:name="_Toc149739448"/>
      <w:r>
        <w:t>2.</w:t>
      </w:r>
      <w:r w:rsidR="1745450A">
        <w:t>7</w:t>
      </w:r>
      <w:r>
        <w:t xml:space="preserve">.1 Banco de </w:t>
      </w:r>
      <w:r w:rsidR="006C4B7D">
        <w:t>D</w:t>
      </w:r>
      <w:r>
        <w:t xml:space="preserve">ados </w:t>
      </w:r>
      <w:r w:rsidR="006C4B7D">
        <w:t>R</w:t>
      </w:r>
      <w:r>
        <w:t>elacional</w:t>
      </w:r>
      <w:bookmarkEnd w:id="98"/>
      <w:bookmarkEnd w:id="99"/>
      <w:bookmarkEnd w:id="100"/>
    </w:p>
    <w:p w14:paraId="75F193FD" w14:textId="77777777" w:rsidR="00276E1F" w:rsidRDefault="00276E1F" w:rsidP="005E09DA">
      <w:pPr>
        <w:pStyle w:val="UnidaviSeoTerciria"/>
      </w:pPr>
    </w:p>
    <w:p w14:paraId="7E2CC464" w14:textId="1228DDF4" w:rsidR="002D75EF" w:rsidRDefault="00842FCA" w:rsidP="0042521E">
      <w:pPr>
        <w:pStyle w:val="UnidaviTexto-Espao15"/>
      </w:pPr>
      <w:r>
        <w:t>De acordo com Alves (2014</w:t>
      </w:r>
      <w:r w:rsidR="00BB3512">
        <w:t>a</w:t>
      </w:r>
      <w:r>
        <w:t xml:space="preserve">, p. 20), </w:t>
      </w:r>
      <w:r w:rsidR="006C4B7D">
        <w:t xml:space="preserve">banco </w:t>
      </w:r>
      <w:r>
        <w:t xml:space="preserve">de dados relacional “se caracteriza pelo fato de organizar os dados em tabelas (ou </w:t>
      </w:r>
      <w:r w:rsidR="00372937">
        <w:t>relações</w:t>
      </w:r>
      <w:r>
        <w:t xml:space="preserve">), formadas por linhas e colunas. Assim, essas tabelas </w:t>
      </w:r>
      <w:r w:rsidR="00372937">
        <w:t>são</w:t>
      </w:r>
      <w:r>
        <w:t xml:space="preserve"> similares a conjuntos de elementos ou objetos, uma vez que relacionam as </w:t>
      </w:r>
      <w:r w:rsidR="00372937">
        <w:t>informações</w:t>
      </w:r>
      <w:r>
        <w:t xml:space="preserve"> referentes a um mesmo assunto de modo organizado.”</w:t>
      </w:r>
      <w:r w:rsidR="006C4B7D">
        <w:t>.</w:t>
      </w:r>
    </w:p>
    <w:p w14:paraId="07CC4445" w14:textId="2BB049AF" w:rsidR="005E09DA" w:rsidRDefault="005E09DA" w:rsidP="0042521E">
      <w:pPr>
        <w:pStyle w:val="UnidaviTexto-Espao15"/>
      </w:pPr>
      <w:r>
        <w:t xml:space="preserve">Conforme </w:t>
      </w:r>
      <w:r w:rsidR="000D0558">
        <w:t>Silva (2021), bancos de dados relacionais são os mais utilizados no mercado atual, mesmo que tenha surgido a partir de modelos de 1970. Eles são conhecidos por serem sistemas de propósito geral, utilizarem a linguagem SQL (</w:t>
      </w:r>
      <w:proofErr w:type="spellStart"/>
      <w:r w:rsidR="000D0558" w:rsidRPr="6A496B37">
        <w:rPr>
          <w:i/>
          <w:iCs/>
        </w:rPr>
        <w:t>Structured</w:t>
      </w:r>
      <w:proofErr w:type="spellEnd"/>
      <w:r w:rsidR="000D0558" w:rsidRPr="6A496B37">
        <w:rPr>
          <w:i/>
          <w:iCs/>
        </w:rPr>
        <w:t xml:space="preserve"> Query </w:t>
      </w:r>
      <w:proofErr w:type="spellStart"/>
      <w:r w:rsidR="000D0558" w:rsidRPr="6A496B37">
        <w:rPr>
          <w:i/>
          <w:iCs/>
        </w:rPr>
        <w:t>Language</w:t>
      </w:r>
      <w:proofErr w:type="spellEnd"/>
      <w:r w:rsidR="000D0558">
        <w:t xml:space="preserve">; ou Linguagem de Consulta Estruturada, em português) para consultar e manipular os dados, além das propriedades ACID para transações, conforme apresentado no Quadro </w:t>
      </w:r>
      <w:r w:rsidR="77564A4E">
        <w:t>4</w:t>
      </w:r>
      <w:r w:rsidR="000D0558">
        <w:t>.</w:t>
      </w:r>
    </w:p>
    <w:p w14:paraId="347FBAB2" w14:textId="1E267F21" w:rsidR="000D0558" w:rsidRDefault="000D0558" w:rsidP="005E09DA">
      <w:pPr>
        <w:pStyle w:val="UnidaviTexto-Espao15"/>
      </w:pPr>
    </w:p>
    <w:p w14:paraId="45E7CAB6" w14:textId="3F359515" w:rsidR="000D0558" w:rsidRPr="00A7196C" w:rsidRDefault="000D0558" w:rsidP="6A496B37">
      <w:pPr>
        <w:rPr>
          <w:b/>
          <w:bCs/>
          <w:sz w:val="20"/>
          <w:szCs w:val="20"/>
        </w:rPr>
      </w:pPr>
      <w:r w:rsidRPr="6A496B37">
        <w:rPr>
          <w:b/>
          <w:bCs/>
          <w:sz w:val="20"/>
          <w:szCs w:val="20"/>
        </w:rPr>
        <w:t xml:space="preserve">Quadro </w:t>
      </w:r>
      <w:r w:rsidR="1B2363FF" w:rsidRPr="6A496B37">
        <w:rPr>
          <w:b/>
          <w:bCs/>
          <w:sz w:val="20"/>
          <w:szCs w:val="20"/>
        </w:rPr>
        <w:t>4</w:t>
      </w:r>
      <w:r w:rsidRPr="6A496B37">
        <w:rPr>
          <w:b/>
          <w:bCs/>
          <w:sz w:val="20"/>
          <w:szCs w:val="20"/>
        </w:rPr>
        <w:t xml:space="preserve"> - Propriedades ACID</w:t>
      </w:r>
    </w:p>
    <w:tbl>
      <w:tblPr>
        <w:tblStyle w:val="Tabelacomgrade"/>
        <w:tblW w:w="0" w:type="auto"/>
        <w:tblLook w:val="04A0" w:firstRow="1" w:lastRow="0" w:firstColumn="1" w:lastColumn="0" w:noHBand="0" w:noVBand="1"/>
      </w:tblPr>
      <w:tblGrid>
        <w:gridCol w:w="1555"/>
        <w:gridCol w:w="7507"/>
      </w:tblGrid>
      <w:tr w:rsidR="000D0558" w14:paraId="7948855B" w14:textId="77777777" w:rsidTr="5721C0D0">
        <w:trPr>
          <w:trHeight w:val="300"/>
        </w:trPr>
        <w:tc>
          <w:tcPr>
            <w:tcW w:w="1555" w:type="dxa"/>
          </w:tcPr>
          <w:p w14:paraId="41882451" w14:textId="4E956D53" w:rsidR="000D0558" w:rsidRPr="002D75EF" w:rsidRDefault="000D0558" w:rsidP="00D1411A">
            <w:pPr>
              <w:pStyle w:val="UnidaviTexto-Espao15"/>
              <w:spacing w:line="240" w:lineRule="auto"/>
              <w:ind w:firstLine="0"/>
              <w:rPr>
                <w:b/>
                <w:sz w:val="20"/>
                <w:szCs w:val="20"/>
              </w:rPr>
            </w:pPr>
            <w:r w:rsidRPr="002D75EF">
              <w:rPr>
                <w:b/>
                <w:sz w:val="20"/>
                <w:szCs w:val="20"/>
              </w:rPr>
              <w:t>Atomicidade</w:t>
            </w:r>
          </w:p>
        </w:tc>
        <w:tc>
          <w:tcPr>
            <w:tcW w:w="7507" w:type="dxa"/>
          </w:tcPr>
          <w:p w14:paraId="1EE60488" w14:textId="7E723F9D" w:rsidR="000D0558" w:rsidRPr="00D1411A" w:rsidRDefault="000D0558" w:rsidP="00D1411A">
            <w:pPr>
              <w:pStyle w:val="UnidaviTexto-Espao15"/>
              <w:spacing w:line="240" w:lineRule="auto"/>
              <w:ind w:firstLine="0"/>
              <w:rPr>
                <w:sz w:val="20"/>
                <w:szCs w:val="20"/>
              </w:rPr>
            </w:pPr>
            <w:r w:rsidRPr="00D1411A">
              <w:rPr>
                <w:sz w:val="20"/>
                <w:szCs w:val="20"/>
              </w:rPr>
              <w:t>As transações são atômicas, executam completamente ou não executam.</w:t>
            </w:r>
          </w:p>
        </w:tc>
      </w:tr>
      <w:tr w:rsidR="000D0558" w14:paraId="2ECE9E6E" w14:textId="77777777" w:rsidTr="5721C0D0">
        <w:trPr>
          <w:trHeight w:val="300"/>
        </w:trPr>
        <w:tc>
          <w:tcPr>
            <w:tcW w:w="1555" w:type="dxa"/>
          </w:tcPr>
          <w:p w14:paraId="6E30FDD9" w14:textId="77E6147B" w:rsidR="000D0558" w:rsidRPr="002D75EF" w:rsidRDefault="000D0558" w:rsidP="00D1411A">
            <w:pPr>
              <w:pStyle w:val="UnidaviTexto-Espao15"/>
              <w:spacing w:line="240" w:lineRule="auto"/>
              <w:ind w:firstLine="0"/>
              <w:rPr>
                <w:b/>
                <w:sz w:val="20"/>
                <w:szCs w:val="20"/>
              </w:rPr>
            </w:pPr>
            <w:r w:rsidRPr="002D75EF">
              <w:rPr>
                <w:b/>
                <w:sz w:val="20"/>
                <w:szCs w:val="20"/>
              </w:rPr>
              <w:t>Consistência</w:t>
            </w:r>
          </w:p>
        </w:tc>
        <w:tc>
          <w:tcPr>
            <w:tcW w:w="7507" w:type="dxa"/>
          </w:tcPr>
          <w:p w14:paraId="68876F88" w14:textId="62C93459" w:rsidR="000D0558" w:rsidRPr="00D1411A" w:rsidRDefault="000D0558" w:rsidP="00D1411A">
            <w:pPr>
              <w:pStyle w:val="UnidaviTexto-Espao15"/>
              <w:spacing w:line="240" w:lineRule="auto"/>
              <w:ind w:firstLine="0"/>
              <w:rPr>
                <w:sz w:val="20"/>
                <w:szCs w:val="20"/>
              </w:rPr>
            </w:pPr>
            <w:r w:rsidRPr="00D1411A">
              <w:rPr>
                <w:sz w:val="20"/>
                <w:szCs w:val="20"/>
              </w:rPr>
              <w:t>As transações criam novos estados válidos, ou, em caso de falha, o banco de dados volta para o último estado válido.</w:t>
            </w:r>
          </w:p>
        </w:tc>
      </w:tr>
      <w:tr w:rsidR="000D0558" w14:paraId="19A7E6A1" w14:textId="77777777" w:rsidTr="5721C0D0">
        <w:trPr>
          <w:trHeight w:val="300"/>
        </w:trPr>
        <w:tc>
          <w:tcPr>
            <w:tcW w:w="1555" w:type="dxa"/>
          </w:tcPr>
          <w:p w14:paraId="47A0BCA0" w14:textId="7C83107E" w:rsidR="000D0558" w:rsidRPr="002D75EF" w:rsidRDefault="000D0558" w:rsidP="00D1411A">
            <w:pPr>
              <w:pStyle w:val="UnidaviTexto-Espao15"/>
              <w:spacing w:line="240" w:lineRule="auto"/>
              <w:ind w:firstLine="0"/>
              <w:rPr>
                <w:b/>
                <w:sz w:val="20"/>
                <w:szCs w:val="20"/>
              </w:rPr>
            </w:pPr>
            <w:r w:rsidRPr="002D75EF">
              <w:rPr>
                <w:b/>
                <w:sz w:val="20"/>
                <w:szCs w:val="20"/>
              </w:rPr>
              <w:t>Isolamento</w:t>
            </w:r>
          </w:p>
        </w:tc>
        <w:tc>
          <w:tcPr>
            <w:tcW w:w="7507" w:type="dxa"/>
          </w:tcPr>
          <w:p w14:paraId="7C7117B8" w14:textId="73781CE3" w:rsidR="000D0558" w:rsidRPr="00D1411A" w:rsidRDefault="000D0558" w:rsidP="00D1411A">
            <w:pPr>
              <w:pStyle w:val="UnidaviTexto-Espao15"/>
              <w:spacing w:line="240" w:lineRule="auto"/>
              <w:ind w:firstLine="0"/>
              <w:rPr>
                <w:sz w:val="20"/>
                <w:szCs w:val="20"/>
              </w:rPr>
            </w:pPr>
            <w:r w:rsidRPr="00D1411A">
              <w:rPr>
                <w:sz w:val="20"/>
                <w:szCs w:val="20"/>
              </w:rPr>
              <w:t>Garante que uma transação em andamento não será interferida</w:t>
            </w:r>
            <w:r w:rsidR="00D1411A" w:rsidRPr="00D1411A">
              <w:rPr>
                <w:sz w:val="20"/>
                <w:szCs w:val="20"/>
              </w:rPr>
              <w:t xml:space="preserve"> por outras transações.</w:t>
            </w:r>
          </w:p>
        </w:tc>
      </w:tr>
      <w:tr w:rsidR="000D0558" w14:paraId="05CF3DC4" w14:textId="77777777" w:rsidTr="5721C0D0">
        <w:trPr>
          <w:trHeight w:val="300"/>
        </w:trPr>
        <w:tc>
          <w:tcPr>
            <w:tcW w:w="1555" w:type="dxa"/>
          </w:tcPr>
          <w:p w14:paraId="594780D5" w14:textId="7553ED04" w:rsidR="000D0558" w:rsidRPr="002D75EF" w:rsidRDefault="000D0558" w:rsidP="00D1411A">
            <w:pPr>
              <w:pStyle w:val="UnidaviTexto-Espao15"/>
              <w:spacing w:line="240" w:lineRule="auto"/>
              <w:ind w:firstLine="0"/>
              <w:rPr>
                <w:b/>
                <w:sz w:val="20"/>
                <w:szCs w:val="20"/>
              </w:rPr>
            </w:pPr>
            <w:r w:rsidRPr="002D75EF">
              <w:rPr>
                <w:b/>
                <w:sz w:val="20"/>
                <w:szCs w:val="20"/>
              </w:rPr>
              <w:t>Durabilidade</w:t>
            </w:r>
          </w:p>
        </w:tc>
        <w:tc>
          <w:tcPr>
            <w:tcW w:w="7507" w:type="dxa"/>
          </w:tcPr>
          <w:p w14:paraId="27265D1F" w14:textId="334573BD" w:rsidR="000D0558" w:rsidRPr="00D1411A" w:rsidRDefault="1087FE4A" w:rsidP="00D1411A">
            <w:pPr>
              <w:pStyle w:val="UnidaviTexto-Espao15"/>
              <w:spacing w:line="240" w:lineRule="auto"/>
              <w:ind w:firstLine="0"/>
              <w:rPr>
                <w:sz w:val="20"/>
                <w:szCs w:val="20"/>
              </w:rPr>
            </w:pPr>
            <w:r w:rsidRPr="5721C0D0">
              <w:rPr>
                <w:sz w:val="20"/>
                <w:szCs w:val="20"/>
              </w:rPr>
              <w:t>Garante que as alterações de dados feitas por transações executadas com sucesso sejam preservadas, mesmo em caso de falha do sistema.</w:t>
            </w:r>
          </w:p>
        </w:tc>
      </w:tr>
    </w:tbl>
    <w:p w14:paraId="24E19104" w14:textId="264B000A" w:rsidR="00250277" w:rsidRPr="000153EB" w:rsidRDefault="004B2416" w:rsidP="003D50F8">
      <w:pPr>
        <w:pStyle w:val="UNIDAVISEOSECUNDARIA"/>
        <w:rPr>
          <w:caps w:val="0"/>
          <w:sz w:val="20"/>
          <w:szCs w:val="20"/>
          <w:lang w:val="pt-BR"/>
        </w:rPr>
      </w:pPr>
      <w:r w:rsidRPr="000153EB">
        <w:rPr>
          <w:caps w:val="0"/>
          <w:sz w:val="20"/>
          <w:szCs w:val="20"/>
          <w:lang w:val="pt-BR"/>
        </w:rPr>
        <w:t xml:space="preserve">Fonte: Elaborado a partir de </w:t>
      </w:r>
      <w:proofErr w:type="spellStart"/>
      <w:r w:rsidR="003D50F8" w:rsidRPr="000153EB">
        <w:rPr>
          <w:caps w:val="0"/>
          <w:sz w:val="20"/>
          <w:szCs w:val="20"/>
          <w:lang w:val="pt-BR"/>
        </w:rPr>
        <w:t>Pritchett</w:t>
      </w:r>
      <w:proofErr w:type="spellEnd"/>
      <w:r w:rsidR="003D50F8" w:rsidRPr="000153EB">
        <w:rPr>
          <w:caps w:val="0"/>
          <w:sz w:val="20"/>
          <w:szCs w:val="20"/>
          <w:lang w:val="pt-BR"/>
        </w:rPr>
        <w:t xml:space="preserve"> (2008)</w:t>
      </w:r>
    </w:p>
    <w:p w14:paraId="5D00E45E" w14:textId="0645C557" w:rsidR="004B2416" w:rsidRDefault="004B2416" w:rsidP="00276E1F">
      <w:pPr>
        <w:pStyle w:val="UnidaviTexto-Espao15"/>
      </w:pPr>
    </w:p>
    <w:p w14:paraId="0B77D0A3" w14:textId="1A17CC7C" w:rsidR="00842FCA" w:rsidRDefault="00842FCA" w:rsidP="002D75EF">
      <w:pPr>
        <w:pStyle w:val="UnidaviTexto-Espao15"/>
      </w:pPr>
      <w:r>
        <w:t xml:space="preserve">Ainda de acordo com Silva (2021, p. 14): </w:t>
      </w:r>
    </w:p>
    <w:p w14:paraId="55A1A927" w14:textId="77777777" w:rsidR="006C4B7D" w:rsidRDefault="006C4B7D" w:rsidP="4E544FCE">
      <w:pPr>
        <w:pStyle w:val="UnidaviTexto-Espao15"/>
      </w:pPr>
    </w:p>
    <w:p w14:paraId="68350883" w14:textId="75B8B6A3" w:rsidR="006C4B7D" w:rsidRDefault="006C4B7D" w:rsidP="55E9F482">
      <w:pPr>
        <w:pStyle w:val="UnidaviTexto-Espao15"/>
        <w:ind w:firstLine="0"/>
      </w:pPr>
    </w:p>
    <w:p w14:paraId="3DB05041" w14:textId="3AEAAB49" w:rsidR="004B2416" w:rsidRDefault="002D75EF" w:rsidP="00842FCA">
      <w:pPr>
        <w:pStyle w:val="UnidaviCitaoLonga"/>
      </w:pPr>
      <w:r>
        <w:t>Outra característica marcante dos bancos de dados relacionais é a integridade referencial, que garante a acurácia e a consistência dos dados dentro de um relacionamento entre tabelas. Isso é feito por meio de uma chave estrangeira, que faz referência a um valor de uma chave primária em outra tabela, e a integridade referencial garantirá que esse relacionamento é íntegro (</w:t>
      </w:r>
      <w:r w:rsidR="00842FCA">
        <w:t>o registro referenciado existe)</w:t>
      </w:r>
      <w:r w:rsidR="006C4B7D">
        <w:t>.</w:t>
      </w:r>
    </w:p>
    <w:p w14:paraId="57B9E6CF" w14:textId="77777777" w:rsidR="006C4B7D" w:rsidRDefault="006C4B7D" w:rsidP="4E544FCE">
      <w:pPr>
        <w:pStyle w:val="UnidaviTexto-Espao15"/>
      </w:pPr>
    </w:p>
    <w:p w14:paraId="2ED6631C" w14:textId="77777777" w:rsidR="00692723" w:rsidRDefault="00692723" w:rsidP="4E544FCE">
      <w:pPr>
        <w:pStyle w:val="UnidaviTexto-Espao15"/>
      </w:pPr>
    </w:p>
    <w:p w14:paraId="20037649" w14:textId="4ECDF576" w:rsidR="00692723" w:rsidRDefault="665835B5" w:rsidP="00692723">
      <w:pPr>
        <w:pStyle w:val="UnidaviTexto-Espao15"/>
      </w:pPr>
      <w:proofErr w:type="spellStart"/>
      <w:r>
        <w:lastRenderedPageBreak/>
        <w:t>C</w:t>
      </w:r>
      <w:r w:rsidR="577EF08E">
        <w:t>odd</w:t>
      </w:r>
      <w:proofErr w:type="spellEnd"/>
      <w:r>
        <w:t xml:space="preserve"> (1985)</w:t>
      </w:r>
      <w:r w:rsidR="1394001D">
        <w:t xml:space="preserve"> </w:t>
      </w:r>
      <w:r w:rsidR="69E57EEF">
        <w:t xml:space="preserve">destacou </w:t>
      </w:r>
      <w:r w:rsidR="3289E349">
        <w:t xml:space="preserve">os </w:t>
      </w:r>
      <w:r w:rsidR="1394001D">
        <w:t>princípios</w:t>
      </w:r>
      <w:r w:rsidR="3289E349">
        <w:t xml:space="preserve"> </w:t>
      </w:r>
      <w:r w:rsidR="1394001D">
        <w:t>básicos</w:t>
      </w:r>
      <w:r w:rsidR="3289E349">
        <w:t xml:space="preserve"> do sistema de banco de dados relacional em 1968, baseando-se na teoria dos conjuntos e da </w:t>
      </w:r>
      <w:r w:rsidR="1394001D">
        <w:t>álgebra</w:t>
      </w:r>
      <w:r w:rsidR="3289E349">
        <w:t xml:space="preserve"> relacional. Segundo ele, certos conceitos da </w:t>
      </w:r>
      <w:r w:rsidR="1394001D">
        <w:t>matemática</w:t>
      </w:r>
      <w:r w:rsidR="3289E349">
        <w:t xml:space="preserve"> podiam ser aplicados ao gerenciamento de bancos de dados, </w:t>
      </w:r>
      <w:r w:rsidR="1394001D">
        <w:t>prova</w:t>
      </w:r>
      <w:r w:rsidR="3289E349">
        <w:t xml:space="preserve">velmente por ter sido um brilhante </w:t>
      </w:r>
      <w:r w:rsidR="1394001D">
        <w:t>matemático</w:t>
      </w:r>
      <w:r w:rsidR="3289E349">
        <w:t xml:space="preserve">. </w:t>
      </w:r>
    </w:p>
    <w:p w14:paraId="6457C5AE" w14:textId="3F95A939" w:rsidR="00692723" w:rsidRDefault="6563E1B2" w:rsidP="00692723">
      <w:pPr>
        <w:pStyle w:val="UnidaviTexto-Espao15"/>
      </w:pPr>
      <w:r>
        <w:t xml:space="preserve">Ainda segundo </w:t>
      </w:r>
      <w:proofErr w:type="spellStart"/>
      <w:r w:rsidR="19458015">
        <w:t>Codd</w:t>
      </w:r>
      <w:proofErr w:type="spellEnd"/>
      <w:r w:rsidR="1394001D">
        <w:t xml:space="preserve"> (</w:t>
      </w:r>
      <w:r w:rsidR="3289E349">
        <w:t>1985</w:t>
      </w:r>
      <w:r w:rsidR="1394001D">
        <w:t>)</w:t>
      </w:r>
      <w:r w:rsidR="3289E349">
        <w:t xml:space="preserve">, </w:t>
      </w:r>
      <w:r w:rsidR="1394001D">
        <w:t>existem um conjunto</w:t>
      </w:r>
      <w:r w:rsidR="3289E349">
        <w:t xml:space="preserve"> de doze regras para que um banco de dados relacional fosse admitido como tal:</w:t>
      </w:r>
    </w:p>
    <w:p w14:paraId="2876CA18" w14:textId="14BE951D" w:rsidR="00692723" w:rsidRDefault="00692723" w:rsidP="0020298E">
      <w:pPr>
        <w:pStyle w:val="UnidaviTexto-Espao15"/>
        <w:numPr>
          <w:ilvl w:val="0"/>
          <w:numId w:val="2"/>
        </w:numPr>
      </w:pPr>
      <w:r w:rsidRPr="00692723">
        <w:t xml:space="preserve">Regra de </w:t>
      </w:r>
      <w:r w:rsidR="0020298E" w:rsidRPr="00692723">
        <w:t>informações</w:t>
      </w:r>
      <w:r w:rsidRPr="00692723">
        <w:t xml:space="preserve">; </w:t>
      </w:r>
    </w:p>
    <w:p w14:paraId="21AFF4AA" w14:textId="77777777" w:rsidR="00692723" w:rsidRDefault="00692723" w:rsidP="0020298E">
      <w:pPr>
        <w:pStyle w:val="UnidaviTexto-Espao15"/>
        <w:numPr>
          <w:ilvl w:val="0"/>
          <w:numId w:val="2"/>
        </w:numPr>
      </w:pPr>
      <w:r>
        <w:t xml:space="preserve">Regra de acesso garantido; </w:t>
      </w:r>
    </w:p>
    <w:p w14:paraId="3ABE92E6" w14:textId="77777777" w:rsidR="00692723" w:rsidRDefault="00692723" w:rsidP="0020298E">
      <w:pPr>
        <w:pStyle w:val="UnidaviTexto-Espao15"/>
        <w:numPr>
          <w:ilvl w:val="0"/>
          <w:numId w:val="2"/>
        </w:numPr>
      </w:pPr>
      <w:r>
        <w:t xml:space="preserve">Tratamento de valores nulos; </w:t>
      </w:r>
    </w:p>
    <w:p w14:paraId="539FF4CA" w14:textId="1F3AAE51" w:rsidR="00692723" w:rsidRDefault="0020298E" w:rsidP="0020298E">
      <w:pPr>
        <w:pStyle w:val="UnidaviTexto-Espao15"/>
        <w:numPr>
          <w:ilvl w:val="0"/>
          <w:numId w:val="2"/>
        </w:numPr>
      </w:pPr>
      <w:r>
        <w:t>Catálogo</w:t>
      </w:r>
      <w:r w:rsidR="00692723">
        <w:t xml:space="preserve"> relacional ativo; </w:t>
      </w:r>
    </w:p>
    <w:p w14:paraId="721BC909" w14:textId="2E0D9E07" w:rsidR="00692723" w:rsidRDefault="0020298E" w:rsidP="0020298E">
      <w:pPr>
        <w:pStyle w:val="UnidaviTexto-Espao15"/>
        <w:numPr>
          <w:ilvl w:val="0"/>
          <w:numId w:val="2"/>
        </w:numPr>
      </w:pPr>
      <w:r>
        <w:t>I</w:t>
      </w:r>
      <w:r w:rsidRPr="00692723">
        <w:t>nserção</w:t>
      </w:r>
      <w:r w:rsidR="00692723" w:rsidRPr="00692723">
        <w:t xml:space="preserve">, </w:t>
      </w:r>
      <w:r w:rsidRPr="00692723">
        <w:t>excl</w:t>
      </w:r>
      <w:r>
        <w:t>usão</w:t>
      </w:r>
      <w:r w:rsidR="00692723">
        <w:t xml:space="preserve"> e </w:t>
      </w:r>
      <w:r>
        <w:t>alteração</w:t>
      </w:r>
      <w:r w:rsidR="00692723">
        <w:t xml:space="preserve"> em bloco; </w:t>
      </w:r>
    </w:p>
    <w:p w14:paraId="7072B7FD" w14:textId="15DE61A5" w:rsidR="00692723" w:rsidRDefault="00692723" w:rsidP="0020298E">
      <w:pPr>
        <w:pStyle w:val="UnidaviTexto-Espao15"/>
        <w:numPr>
          <w:ilvl w:val="0"/>
          <w:numId w:val="2"/>
        </w:numPr>
      </w:pPr>
      <w:r w:rsidRPr="00692723">
        <w:t xml:space="preserve">Linguagem de </w:t>
      </w:r>
      <w:r w:rsidR="0020298E" w:rsidRPr="00692723">
        <w:t>manipulação</w:t>
      </w:r>
      <w:r>
        <w:t xml:space="preserve"> de dados abrangente; </w:t>
      </w:r>
    </w:p>
    <w:p w14:paraId="679D0A03" w14:textId="2934512D" w:rsidR="00692723" w:rsidRDefault="0020298E" w:rsidP="0020298E">
      <w:pPr>
        <w:pStyle w:val="UnidaviTexto-Espao15"/>
        <w:numPr>
          <w:ilvl w:val="0"/>
          <w:numId w:val="2"/>
        </w:numPr>
      </w:pPr>
      <w:r w:rsidRPr="00692723">
        <w:t>Inde</w:t>
      </w:r>
      <w:r>
        <w:t>pendência</w:t>
      </w:r>
      <w:r w:rsidR="00692723">
        <w:t xml:space="preserve"> </w:t>
      </w:r>
      <w:r>
        <w:t>física</w:t>
      </w:r>
      <w:r w:rsidR="00692723">
        <w:t xml:space="preserve"> dos dados; </w:t>
      </w:r>
    </w:p>
    <w:p w14:paraId="20231D43" w14:textId="2BF00249" w:rsidR="00692723" w:rsidRDefault="0020298E" w:rsidP="0020298E">
      <w:pPr>
        <w:pStyle w:val="UnidaviTexto-Espao15"/>
        <w:numPr>
          <w:ilvl w:val="0"/>
          <w:numId w:val="2"/>
        </w:numPr>
      </w:pPr>
      <w:r w:rsidRPr="00692723">
        <w:t>Inde</w:t>
      </w:r>
      <w:r>
        <w:t>pendência</w:t>
      </w:r>
      <w:r w:rsidR="00692723">
        <w:t xml:space="preserve"> </w:t>
      </w:r>
      <w:r>
        <w:t>logica</w:t>
      </w:r>
      <w:r w:rsidR="00692723">
        <w:t xml:space="preserve"> dos dados; </w:t>
      </w:r>
    </w:p>
    <w:p w14:paraId="329937E9" w14:textId="0D6DDF80" w:rsidR="00692723" w:rsidRDefault="00692723" w:rsidP="0020298E">
      <w:pPr>
        <w:pStyle w:val="UnidaviTexto-Espao15"/>
        <w:numPr>
          <w:ilvl w:val="0"/>
          <w:numId w:val="2"/>
        </w:numPr>
      </w:pPr>
      <w:r w:rsidRPr="00692723">
        <w:t>Regra</w:t>
      </w:r>
      <w:r>
        <w:t xml:space="preserve"> de </w:t>
      </w:r>
      <w:r w:rsidR="0020298E">
        <w:t>atualização</w:t>
      </w:r>
      <w:r>
        <w:t xml:space="preserve"> de </w:t>
      </w:r>
      <w:r w:rsidR="0020298E">
        <w:t>visões</w:t>
      </w:r>
      <w:r>
        <w:t xml:space="preserve">; </w:t>
      </w:r>
    </w:p>
    <w:p w14:paraId="4650D076" w14:textId="6F992CEB" w:rsidR="00692723" w:rsidRDefault="0020298E" w:rsidP="0020298E">
      <w:pPr>
        <w:pStyle w:val="UnidaviTexto-Espao15"/>
        <w:numPr>
          <w:ilvl w:val="0"/>
          <w:numId w:val="2"/>
        </w:numPr>
      </w:pPr>
      <w:r w:rsidRPr="00692723">
        <w:t>I</w:t>
      </w:r>
      <w:r>
        <w:t>ndependência</w:t>
      </w:r>
      <w:r w:rsidR="00692723">
        <w:t xml:space="preserve"> de integridade; </w:t>
      </w:r>
    </w:p>
    <w:p w14:paraId="717B8749" w14:textId="7D3D3974" w:rsidR="00692723" w:rsidRDefault="0020298E" w:rsidP="0020298E">
      <w:pPr>
        <w:pStyle w:val="UnidaviTexto-Espao15"/>
        <w:numPr>
          <w:ilvl w:val="0"/>
          <w:numId w:val="2"/>
        </w:numPr>
      </w:pPr>
      <w:r w:rsidRPr="00692723">
        <w:t>Inde</w:t>
      </w:r>
      <w:r>
        <w:t>pendência</w:t>
      </w:r>
      <w:r w:rsidR="00692723">
        <w:t xml:space="preserve"> de </w:t>
      </w:r>
      <w:r>
        <w:t>distribuição</w:t>
      </w:r>
      <w:r w:rsidR="00692723">
        <w:t xml:space="preserve">; </w:t>
      </w:r>
    </w:p>
    <w:p w14:paraId="789D2AF3" w14:textId="6677721E" w:rsidR="00692723" w:rsidRDefault="00692723" w:rsidP="0020298E">
      <w:pPr>
        <w:pStyle w:val="UnidaviTexto-Espao15"/>
        <w:numPr>
          <w:ilvl w:val="0"/>
          <w:numId w:val="2"/>
        </w:numPr>
      </w:pPr>
      <w:r w:rsidRPr="00692723">
        <w:t xml:space="preserve">Regra </w:t>
      </w:r>
      <w:r w:rsidR="0020298E" w:rsidRPr="00692723">
        <w:t>não</w:t>
      </w:r>
      <w:r w:rsidRPr="00692723">
        <w:t xml:space="preserve"> subversiva</w:t>
      </w:r>
      <w:r w:rsidR="0020298E">
        <w:t>.</w:t>
      </w:r>
    </w:p>
    <w:p w14:paraId="553F6E70" w14:textId="510FC1A7" w:rsidR="5E19B3B0" w:rsidRDefault="5E19B3B0" w:rsidP="5E19B3B0">
      <w:pPr>
        <w:pStyle w:val="UnidaviTexto-Espao15"/>
        <w:ind w:firstLine="0"/>
      </w:pPr>
    </w:p>
    <w:p w14:paraId="1C6B1544" w14:textId="63DB18AA" w:rsidR="5D7B1EB6" w:rsidRPr="00D3180C" w:rsidRDefault="5D7B1EB6" w:rsidP="00A96C0B">
      <w:pPr>
        <w:pStyle w:val="Ttulo3"/>
      </w:pPr>
      <w:bookmarkStart w:id="101" w:name="_Toc1040238846"/>
      <w:bookmarkStart w:id="102" w:name="_Toc821365254"/>
      <w:bookmarkStart w:id="103" w:name="_Toc149739450"/>
      <w:r w:rsidRPr="00D3180C">
        <w:t>2.</w:t>
      </w:r>
      <w:r w:rsidR="4576C2E8" w:rsidRPr="00D3180C">
        <w:t>7</w:t>
      </w:r>
      <w:r w:rsidRPr="00D3180C">
        <w:t>.3 SQL Server</w:t>
      </w:r>
      <w:bookmarkEnd w:id="101"/>
      <w:bookmarkEnd w:id="102"/>
      <w:bookmarkEnd w:id="103"/>
    </w:p>
    <w:p w14:paraId="596ED934" w14:textId="653F8F69" w:rsidR="5E19B3B0" w:rsidRDefault="5E19B3B0" w:rsidP="5E19B3B0">
      <w:pPr>
        <w:rPr>
          <w:highlight w:val="yellow"/>
        </w:rPr>
      </w:pPr>
    </w:p>
    <w:p w14:paraId="158FC670" w14:textId="3D1DD7C4" w:rsidR="53C2A569" w:rsidRPr="000F6F7B" w:rsidRDefault="53C2A569" w:rsidP="5E19B3B0">
      <w:pPr>
        <w:pStyle w:val="UnidaviTexto-Espao15"/>
      </w:pPr>
      <w:r w:rsidRPr="000F6F7B">
        <w:t>Para Microsoft (2023</w:t>
      </w:r>
      <w:r w:rsidR="00856D3B">
        <w:t>d</w:t>
      </w:r>
      <w:r w:rsidR="1C887D2C" w:rsidRPr="000F6F7B">
        <w:t>, n.p.</w:t>
      </w:r>
      <w:r w:rsidRPr="000F6F7B">
        <w:t xml:space="preserve">), “O Microsoft SQL Server é um sistema de gerenciamento de banco de dados relacional (RDBMS). Aplicativos e ferramentas se conectam a uma instância ou banco de dados do SQL Server e se comunicam usando </w:t>
      </w:r>
      <w:proofErr w:type="spellStart"/>
      <w:r w:rsidRPr="000F6F7B">
        <w:t>Transact</w:t>
      </w:r>
      <w:proofErr w:type="spellEnd"/>
      <w:r w:rsidRPr="000F6F7B">
        <w:t>-SQL (T-SQL)”.</w:t>
      </w:r>
    </w:p>
    <w:p w14:paraId="34F7A13B" w14:textId="3CEB58B0" w:rsidR="091B3D65" w:rsidRPr="000F6F7B" w:rsidRDefault="091B3D65" w:rsidP="5E19B3B0">
      <w:pPr>
        <w:pStyle w:val="UnidaviTexto-Espao15"/>
      </w:pPr>
      <w:r w:rsidRPr="000F6F7B">
        <w:t>Assim como outras tecnologias de SGBD (Sistema de Gerenciamento de Banco de Dados) SQL Server é principalmente construído em torno de uma estrutura de tabela baseada em linhas que conecta elementos de dados relacionados em diferentes tabelas, evitando a necessidade de armazenar dados de forma redundante em múltiplos locais dentro de um banco de dados. O modelo relacional também oferece integridade referencial e outras restrições de integridade para manter a precisão dos dados. Essas verificações fazem parte de uma adesão mais ampla aos princípios de atomicidade, consistência, isolamento e durabilidade, conhecidos coletivamente como as propriedades ACID, e são projetadas para garantir que as transações de banco de dados sejam processadas de forma confiável. (MICROSOFT, 2023</w:t>
      </w:r>
      <w:r w:rsidR="00856D3B">
        <w:t>d</w:t>
      </w:r>
      <w:r w:rsidRPr="000F6F7B">
        <w:t>).</w:t>
      </w:r>
    </w:p>
    <w:p w14:paraId="29812B56" w14:textId="2BB633A7" w:rsidR="00AB5DA8" w:rsidRPr="000F6F7B" w:rsidRDefault="50DCEE97" w:rsidP="10A9246F">
      <w:pPr>
        <w:pStyle w:val="UnidaviTexto-Espao15"/>
      </w:pPr>
      <w:r w:rsidRPr="000F6F7B">
        <w:lastRenderedPageBreak/>
        <w:t>O SQL Server funcionou exclusivamente no ambiente Windows por mais de 20 anos. Em 2016, a Microsoft o tornou disponível no Linux. O SQL Server 2017 se tornou amplamente disponível em outubro de 2016 e passou a ser executado tanto no Windows quanto no Linux. (MICROSOFT, 2023</w:t>
      </w:r>
      <w:r w:rsidR="00856D3B">
        <w:t>d</w:t>
      </w:r>
      <w:r w:rsidRPr="000F6F7B">
        <w:t>).</w:t>
      </w:r>
    </w:p>
    <w:p w14:paraId="4AD52204" w14:textId="3CB619CB" w:rsidR="681046A8" w:rsidRDefault="681046A8" w:rsidP="681046A8">
      <w:pPr>
        <w:pStyle w:val="UnidaviTexto-Espao15"/>
      </w:pPr>
    </w:p>
    <w:p w14:paraId="04A5F90C" w14:textId="5BF192FA" w:rsidR="349F0B80" w:rsidRDefault="349F0B80" w:rsidP="5E19B3B0">
      <w:pPr>
        <w:pStyle w:val="Ttulo2"/>
      </w:pPr>
      <w:bookmarkStart w:id="104" w:name="_Toc287887189"/>
      <w:bookmarkStart w:id="105" w:name="_Toc940285957"/>
      <w:bookmarkStart w:id="106" w:name="_Toc149739451"/>
      <w:r>
        <w:t>2.</w:t>
      </w:r>
      <w:r w:rsidR="16F76B30">
        <w:t>8</w:t>
      </w:r>
      <w:r>
        <w:t xml:space="preserve"> C#</w:t>
      </w:r>
      <w:bookmarkEnd w:id="104"/>
      <w:bookmarkEnd w:id="105"/>
      <w:bookmarkEnd w:id="106"/>
    </w:p>
    <w:p w14:paraId="7BDE3D0E" w14:textId="446D1E8A" w:rsidR="5E19B3B0" w:rsidRDefault="5E19B3B0" w:rsidP="5E19B3B0"/>
    <w:p w14:paraId="70F03368" w14:textId="6E8749EC" w:rsidR="349F0B80" w:rsidRPr="000F6F7B" w:rsidRDefault="349F0B80" w:rsidP="5E19B3B0">
      <w:pPr>
        <w:pStyle w:val="UnidaviTexto-Espao15"/>
      </w:pPr>
      <w:r w:rsidRPr="000F6F7B">
        <w:t xml:space="preserve">O C# (pronunciado como "C Sharp") é uma linguagem de programação contemporânea, orientada a objetos e altamente </w:t>
      </w:r>
      <w:proofErr w:type="spellStart"/>
      <w:r w:rsidRPr="000F6F7B">
        <w:t>tipada</w:t>
      </w:r>
      <w:proofErr w:type="spellEnd"/>
      <w:r w:rsidRPr="000F6F7B">
        <w:t xml:space="preserve">. Esta linguagem possibilita que desenvolvedores criem uma variedade de aplicativos seguros e resistentes que operam no ambiente .NET. O C# possui suas origens na família de linguagens C, sendo imediatamente reconhecível por programadores familiarizados com C, C++, Java e </w:t>
      </w:r>
      <w:proofErr w:type="spellStart"/>
      <w:r w:rsidRPr="000F6F7B">
        <w:t>JavaScript</w:t>
      </w:r>
      <w:proofErr w:type="spellEnd"/>
      <w:r w:rsidRPr="000F6F7B">
        <w:t>.</w:t>
      </w:r>
      <w:r w:rsidR="23A644F0" w:rsidRPr="000F6F7B">
        <w:t xml:space="preserve"> (MICROSOFT, 2023</w:t>
      </w:r>
      <w:r w:rsidR="00856D3B">
        <w:t>c</w:t>
      </w:r>
      <w:r w:rsidR="23A644F0" w:rsidRPr="000F6F7B">
        <w:t>).</w:t>
      </w:r>
    </w:p>
    <w:p w14:paraId="3C13A313" w14:textId="489FAF17" w:rsidR="23A644F0" w:rsidRPr="000F6F7B" w:rsidRDefault="23A644F0" w:rsidP="5E19B3B0">
      <w:pPr>
        <w:pStyle w:val="UnidaviTexto-Espao15"/>
      </w:pPr>
      <w:r w:rsidRPr="000F6F7B">
        <w:t>Ainda conforme a Microsoft (2023</w:t>
      </w:r>
      <w:r w:rsidR="00856D3B">
        <w:t>c</w:t>
      </w:r>
      <w:r w:rsidRPr="000F6F7B">
        <w:t>)</w:t>
      </w:r>
      <w:r w:rsidR="682392FD" w:rsidRPr="000F6F7B">
        <w:t>, o C# é uma linguagem de programação que se baseia nos princípios da programação orientada a objetos e na criação de componentes. Incorporando elementos da linguagem que diretamente respaldam esses conceitos, o que a torna uma escolha natural para o desenvolvimento e utilização de componentes de software. Desde o seu surgimento, o C# tem continuamente integrado funcionalidades para dar suporte a novos cenários de trabalho e abraçar práticas de design de software emergentes.</w:t>
      </w:r>
      <w:r w:rsidR="682392FD" w:rsidRPr="00BE5D5F">
        <w:t xml:space="preserve"> </w:t>
      </w:r>
    </w:p>
    <w:p w14:paraId="1CE797B8" w14:textId="1B928DE8" w:rsidR="002657C1" w:rsidRDefault="002657C1" w:rsidP="00903665">
      <w:pPr>
        <w:pStyle w:val="UnidaviTexto-Espao15"/>
      </w:pPr>
    </w:p>
    <w:p w14:paraId="4C5E8BB4" w14:textId="22792E36" w:rsidR="006E17E5" w:rsidRDefault="45E7FE0F" w:rsidP="4766F099">
      <w:pPr>
        <w:pStyle w:val="Ttulo2"/>
      </w:pPr>
      <w:bookmarkStart w:id="107" w:name="_Toc1971680860"/>
      <w:bookmarkStart w:id="108" w:name="_Toc327256357"/>
      <w:bookmarkStart w:id="109" w:name="_Toc149739452"/>
      <w:r>
        <w:t xml:space="preserve">2.9 </w:t>
      </w:r>
      <w:r w:rsidR="00D316BA">
        <w:t>SWAGGER</w:t>
      </w:r>
      <w:bookmarkEnd w:id="107"/>
      <w:bookmarkEnd w:id="108"/>
      <w:bookmarkEnd w:id="109"/>
    </w:p>
    <w:p w14:paraId="237F9D0B" w14:textId="77777777" w:rsidR="00C601E9" w:rsidRDefault="00C601E9" w:rsidP="00D316BA">
      <w:pPr>
        <w:pStyle w:val="UnidaviTexto-Espao15"/>
        <w:ind w:firstLine="0"/>
      </w:pPr>
    </w:p>
    <w:p w14:paraId="431EF2C9" w14:textId="793D4EB0" w:rsidR="00C601E9" w:rsidRDefault="00C601E9" w:rsidP="00FE4133">
      <w:pPr>
        <w:pStyle w:val="UnidaviTexto-Espao15"/>
        <w:ind w:firstLine="708"/>
      </w:pPr>
      <w:r>
        <w:t xml:space="preserve">A abordagem fornecida pelo Swagger, também conhecido como </w:t>
      </w:r>
      <w:proofErr w:type="spellStart"/>
      <w:r>
        <w:t>OpenAPI</w:t>
      </w:r>
      <w:proofErr w:type="spellEnd"/>
      <w:r>
        <w:t xml:space="preserve">, desempenha um papel fundamental na documentação e desenvolvimento de APIs. Conforme ressaltado pela própria documentação do Swagger, essa especificação oferece um </w:t>
      </w:r>
      <w:proofErr w:type="gramStart"/>
      <w:r>
        <w:t>padrão  para</w:t>
      </w:r>
      <w:proofErr w:type="gramEnd"/>
      <w:r>
        <w:t xml:space="preserve"> descrever</w:t>
      </w:r>
      <w:r w:rsidR="4832E606">
        <w:t xml:space="preserve"> </w:t>
      </w:r>
      <w:r>
        <w:t xml:space="preserve">APIs </w:t>
      </w:r>
      <w:proofErr w:type="spellStart"/>
      <w:r>
        <w:t>RESTful</w:t>
      </w:r>
      <w:proofErr w:type="spellEnd"/>
      <w:r>
        <w:t xml:space="preserve">, permitindo, assim, a colaboração eficaz entre equipes multidisciplinares. Através da definição padronizada de </w:t>
      </w:r>
      <w:proofErr w:type="spellStart"/>
      <w:r w:rsidRPr="5E19B3B0">
        <w:rPr>
          <w:i/>
          <w:iCs/>
        </w:rPr>
        <w:t>endpoints</w:t>
      </w:r>
      <w:proofErr w:type="spellEnd"/>
      <w:r>
        <w:t>, parâmetros, respostas e autenticação, o Swagger promove uma compreensão clara da API, facilitando a geração automatizada de código em diversas linguagens (</w:t>
      </w:r>
      <w:r w:rsidR="007F2C2D">
        <w:t>SWAGGER</w:t>
      </w:r>
      <w:r>
        <w:t>, 2023).</w:t>
      </w:r>
    </w:p>
    <w:p w14:paraId="760B5285" w14:textId="656FF89B" w:rsidR="00C601E9" w:rsidRDefault="007F2C2D" w:rsidP="00C601E9">
      <w:pPr>
        <w:pStyle w:val="UnidaviTexto-Espao15"/>
      </w:pPr>
      <w:r>
        <w:t>A</w:t>
      </w:r>
      <w:r w:rsidR="00C601E9">
        <w:t xml:space="preserve"> capacidade do Swagger de manter uma fonte única de </w:t>
      </w:r>
      <w:r w:rsidR="00D515C0">
        <w:t>documentações</w:t>
      </w:r>
      <w:r w:rsidR="00C601E9">
        <w:t xml:space="preserve"> sobre a API e melhorar a clareza da comunicação entre as partes interessadas é </w:t>
      </w:r>
      <w:r w:rsidR="00D515C0">
        <w:t xml:space="preserve">o que o torna muito utilizado. </w:t>
      </w:r>
      <w:r w:rsidR="00C601E9">
        <w:t>Além disso, destaca que a ferramenta possibilita a realização de testes automatizados para garantir a qualidade da API. Ao adotar o Swagger, as equipes podem alcançar uma documentação consistente e uma comunicação fluida, contribuindo para a qualidade e sucesso do desenvolvimento de APIs.</w:t>
      </w:r>
      <w:r>
        <w:t xml:space="preserve"> (SWAGGER, 2023).</w:t>
      </w:r>
    </w:p>
    <w:p w14:paraId="0FE77A4F" w14:textId="77777777" w:rsidR="00D515C0" w:rsidRPr="00C601E9" w:rsidRDefault="00D515C0" w:rsidP="00C601E9">
      <w:pPr>
        <w:pStyle w:val="UnidaviTexto-Espao15"/>
      </w:pPr>
    </w:p>
    <w:p w14:paraId="7322829E" w14:textId="3D1BC02A" w:rsidR="00FE4133" w:rsidRDefault="6472B882" w:rsidP="4766F099">
      <w:pPr>
        <w:pStyle w:val="Ttulo2"/>
      </w:pPr>
      <w:bookmarkStart w:id="110" w:name="_Toc1054989918"/>
      <w:bookmarkStart w:id="111" w:name="_Toc601127691"/>
      <w:bookmarkStart w:id="112" w:name="_Toc149739453"/>
      <w:r>
        <w:t xml:space="preserve">2.10 </w:t>
      </w:r>
      <w:r w:rsidR="006E17E5">
        <w:t>JWT</w:t>
      </w:r>
      <w:bookmarkEnd w:id="110"/>
      <w:bookmarkEnd w:id="111"/>
      <w:bookmarkEnd w:id="112"/>
    </w:p>
    <w:p w14:paraId="713EEFC0" w14:textId="77777777" w:rsidR="002657C1" w:rsidRDefault="002657C1" w:rsidP="00D316BA">
      <w:pPr>
        <w:pStyle w:val="UnidaviTexto-Espao15"/>
        <w:ind w:firstLine="0"/>
      </w:pPr>
    </w:p>
    <w:p w14:paraId="108A0E07" w14:textId="4345BB8D" w:rsidR="002657C1" w:rsidRDefault="00B27698" w:rsidP="00B27698">
      <w:pPr>
        <w:pStyle w:val="UnidaviTexto-Espao15"/>
      </w:pPr>
      <w:r>
        <w:t>O JSON Web Token (JWT) é um padrão aberto, com o objetivo de estabelecer um método compacto e independente para transmitir com segurança informações do usuário entre cliente e servidor. Essas informações são encapsuladas em um objeto JSON e podem ser enviadas através de um cabeçalho HTTP. O token JWT resultante é armazenado no dispositivo do usuário, e suas informações são protegidas por meio de criptografia usando um segredo</w:t>
      </w:r>
      <w:r w:rsidR="002657C1">
        <w:t xml:space="preserve"> conforme a Figura 4</w:t>
      </w:r>
      <w:r>
        <w:t>. Isso é realizado por meio de algoritmos HMAC (</w:t>
      </w:r>
      <w:proofErr w:type="spellStart"/>
      <w:r w:rsidRPr="4E544FCE">
        <w:rPr>
          <w:i/>
          <w:iCs/>
        </w:rPr>
        <w:t>Hash-based</w:t>
      </w:r>
      <w:proofErr w:type="spellEnd"/>
      <w:r w:rsidRPr="4E544FCE">
        <w:rPr>
          <w:i/>
          <w:iCs/>
        </w:rPr>
        <w:t xml:space="preserve"> </w:t>
      </w:r>
      <w:proofErr w:type="spellStart"/>
      <w:r w:rsidRPr="4E544FCE">
        <w:rPr>
          <w:i/>
          <w:iCs/>
        </w:rPr>
        <w:t>Message</w:t>
      </w:r>
      <w:proofErr w:type="spellEnd"/>
      <w:r w:rsidRPr="4E544FCE">
        <w:rPr>
          <w:i/>
          <w:iCs/>
        </w:rPr>
        <w:t xml:space="preserve"> </w:t>
      </w:r>
      <w:proofErr w:type="spellStart"/>
      <w:r w:rsidRPr="4E544FCE">
        <w:rPr>
          <w:i/>
          <w:iCs/>
        </w:rPr>
        <w:t>Authentication</w:t>
      </w:r>
      <w:proofErr w:type="spellEnd"/>
      <w:r w:rsidRPr="4E544FCE">
        <w:rPr>
          <w:i/>
          <w:iCs/>
        </w:rPr>
        <w:t xml:space="preserve"> </w:t>
      </w:r>
      <w:proofErr w:type="spellStart"/>
      <w:r w:rsidRPr="4E544FCE">
        <w:rPr>
          <w:i/>
          <w:iCs/>
        </w:rPr>
        <w:t>Code</w:t>
      </w:r>
      <w:proofErr w:type="spellEnd"/>
      <w:r>
        <w:t xml:space="preserve">) ou por meio de pares de chaves pública e privada. A autenticidade do </w:t>
      </w:r>
      <w:r w:rsidRPr="4E544FCE">
        <w:rPr>
          <w:i/>
          <w:iCs/>
        </w:rPr>
        <w:t>token</w:t>
      </w:r>
      <w:r>
        <w:t xml:space="preserve"> é garantida, permitindo que suas informações sejam verificadas em cada solicitação (</w:t>
      </w:r>
      <w:r w:rsidR="007F2C2D">
        <w:t xml:space="preserve">JONES </w:t>
      </w:r>
      <w:r>
        <w:t>et al., 2015).</w:t>
      </w:r>
    </w:p>
    <w:p w14:paraId="64C439AF" w14:textId="0CE3EE05" w:rsidR="4E544FCE" w:rsidRDefault="4E544FCE" w:rsidP="4E544FCE">
      <w:pPr>
        <w:pStyle w:val="UnidaviTexto-Espao15"/>
        <w:ind w:firstLine="708"/>
        <w:rPr>
          <w:b/>
          <w:bCs/>
          <w:sz w:val="20"/>
          <w:szCs w:val="20"/>
        </w:rPr>
      </w:pPr>
    </w:p>
    <w:p w14:paraId="273619A6" w14:textId="5D2834EC" w:rsidR="002657C1" w:rsidRPr="002657C1" w:rsidRDefault="002657C1" w:rsidP="4E544FCE">
      <w:pPr>
        <w:pStyle w:val="UnidaviTexto-Espao15"/>
        <w:ind w:firstLine="708"/>
        <w:rPr>
          <w:b/>
          <w:bCs/>
          <w:sz w:val="20"/>
          <w:szCs w:val="20"/>
        </w:rPr>
      </w:pPr>
      <w:r w:rsidRPr="4E544FCE">
        <w:rPr>
          <w:b/>
          <w:bCs/>
          <w:sz w:val="20"/>
          <w:szCs w:val="20"/>
        </w:rPr>
        <w:t xml:space="preserve">Figura 4 – Exemplo de </w:t>
      </w:r>
      <w:proofErr w:type="spellStart"/>
      <w:r w:rsidRPr="4E544FCE">
        <w:rPr>
          <w:b/>
          <w:bCs/>
          <w:sz w:val="20"/>
          <w:szCs w:val="20"/>
        </w:rPr>
        <w:t>Json</w:t>
      </w:r>
      <w:proofErr w:type="spellEnd"/>
      <w:r w:rsidRPr="4E544FCE">
        <w:rPr>
          <w:b/>
          <w:bCs/>
          <w:sz w:val="20"/>
          <w:szCs w:val="20"/>
        </w:rPr>
        <w:t xml:space="preserve"> Web Token</w:t>
      </w:r>
    </w:p>
    <w:p w14:paraId="3E5AD82F" w14:textId="6BCE81D3" w:rsidR="002657C1" w:rsidRPr="007A1C67" w:rsidRDefault="002657C1" w:rsidP="4E544FCE">
      <w:pPr>
        <w:ind w:firstLine="708"/>
        <w:rPr>
          <w:b/>
          <w:bCs/>
          <w:sz w:val="20"/>
          <w:szCs w:val="20"/>
        </w:rPr>
      </w:pPr>
      <w:r>
        <w:rPr>
          <w:noProof/>
          <w:lang w:eastAsia="pt-BR"/>
        </w:rPr>
        <w:drawing>
          <wp:inline distT="0" distB="0" distL="0" distR="0" wp14:anchorId="177C2F47" wp14:editId="20D9CF9F">
            <wp:extent cx="4705352" cy="227487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2" cy="2274875"/>
                    </a:xfrm>
                    <a:prstGeom prst="rect">
                      <a:avLst/>
                    </a:prstGeom>
                  </pic:spPr>
                </pic:pic>
              </a:graphicData>
            </a:graphic>
          </wp:inline>
        </w:drawing>
      </w:r>
    </w:p>
    <w:p w14:paraId="11917D9D" w14:textId="3C4ACFEB" w:rsidR="002657C1" w:rsidRPr="007A1C67" w:rsidRDefault="002657C1" w:rsidP="4E544FCE">
      <w:pPr>
        <w:ind w:firstLine="708"/>
        <w:rPr>
          <w:sz w:val="20"/>
          <w:szCs w:val="20"/>
        </w:rPr>
      </w:pPr>
      <w:r w:rsidRPr="000F6F7B">
        <w:rPr>
          <w:sz w:val="20"/>
          <w:szCs w:val="20"/>
        </w:rPr>
        <w:t>Fonte: JWT (2023).</w:t>
      </w:r>
    </w:p>
    <w:p w14:paraId="05FB9DA0" w14:textId="77777777" w:rsidR="002657C1" w:rsidRDefault="002657C1" w:rsidP="002657C1"/>
    <w:p w14:paraId="76D261E9" w14:textId="77777777" w:rsidR="002657C1" w:rsidRDefault="002657C1" w:rsidP="002657C1"/>
    <w:p w14:paraId="2A0E692A" w14:textId="293EF7AA" w:rsidR="00B27698" w:rsidRDefault="11842465" w:rsidP="00B27698">
      <w:pPr>
        <w:pStyle w:val="UnidaviTexto-Espao15"/>
      </w:pPr>
      <w:r>
        <w:t xml:space="preserve">Diversas bibliotecas que implementam o padrão JWT estão disponíveis para várias linguagens de programação, incluindo .NET, Python, </w:t>
      </w:r>
      <w:proofErr w:type="spellStart"/>
      <w:r>
        <w:t>NodeJs</w:t>
      </w:r>
      <w:proofErr w:type="spellEnd"/>
      <w:r>
        <w:t xml:space="preserve">, Java, </w:t>
      </w:r>
      <w:proofErr w:type="spellStart"/>
      <w:r>
        <w:t>JavaScript</w:t>
      </w:r>
      <w:proofErr w:type="spellEnd"/>
      <w:r>
        <w:t xml:space="preserve">, Perl, Ruby e PHP. Essas bibliotecas são utilizadas tanto para autenticação de usuários, onde o </w:t>
      </w:r>
      <w:r w:rsidRPr="5721C0D0">
        <w:rPr>
          <w:i/>
          <w:iCs/>
        </w:rPr>
        <w:t>token</w:t>
      </w:r>
      <w:r>
        <w:t xml:space="preserve"> é enviado a cada solicitação para permitir ou negar o acesso a determinadas rotas, serviços ou recursos, quanto para garantir a transmissão segura de informações. Isso ocorre porque o conteúdo do </w:t>
      </w:r>
      <w:r w:rsidRPr="5721C0D0">
        <w:rPr>
          <w:i/>
          <w:iCs/>
        </w:rPr>
        <w:t>token</w:t>
      </w:r>
      <w:r>
        <w:t>, devido à sua assinatura criptografada, pode ser verificado quanto a adulterações (JWT, 2023).</w:t>
      </w:r>
    </w:p>
    <w:p w14:paraId="1440A3A4" w14:textId="4A8A34DE" w:rsidR="5721C0D0" w:rsidRDefault="5721C0D0" w:rsidP="4E544FCE">
      <w:pPr>
        <w:pStyle w:val="UnidaviTexto-Espao15"/>
      </w:pPr>
    </w:p>
    <w:p w14:paraId="402B98DE" w14:textId="77777777" w:rsidR="00BE5D5F" w:rsidRDefault="00BE5D5F">
      <w:pPr>
        <w:spacing w:after="160" w:line="259" w:lineRule="auto"/>
        <w:rPr>
          <w:b/>
        </w:rPr>
      </w:pPr>
      <w:bookmarkStart w:id="113" w:name="_Toc452503744"/>
      <w:bookmarkStart w:id="114" w:name="_Toc1528615624"/>
      <w:bookmarkStart w:id="115" w:name="_Toc149739454"/>
      <w:r>
        <w:rPr>
          <w:caps/>
        </w:rPr>
        <w:br w:type="page"/>
      </w:r>
    </w:p>
    <w:p w14:paraId="52FF4323" w14:textId="32FD72D8" w:rsidR="00F174EE" w:rsidRPr="00830E21" w:rsidRDefault="007F2C2D" w:rsidP="55E9F482">
      <w:pPr>
        <w:pStyle w:val="Ttulo1"/>
        <w:rPr>
          <w:caps w:val="0"/>
        </w:rPr>
      </w:pPr>
      <w:r>
        <w:rPr>
          <w:caps w:val="0"/>
        </w:rPr>
        <w:lastRenderedPageBreak/>
        <w:t>3. METODOLOGIA DA PESQUISA</w:t>
      </w:r>
      <w:bookmarkEnd w:id="113"/>
      <w:bookmarkEnd w:id="114"/>
      <w:bookmarkEnd w:id="115"/>
    </w:p>
    <w:p w14:paraId="25BF66DD" w14:textId="77777777" w:rsidR="00F174EE" w:rsidRDefault="00F174EE" w:rsidP="4E544FCE">
      <w:pPr>
        <w:pStyle w:val="UnidaviTexto-Espao15"/>
      </w:pPr>
    </w:p>
    <w:p w14:paraId="7CCDA836" w14:textId="69EA2F12" w:rsidR="00625A64" w:rsidRDefault="08215984" w:rsidP="000153EB">
      <w:pPr>
        <w:pStyle w:val="UnidaviTexto-Espao15"/>
      </w:pPr>
      <w:r>
        <w:t xml:space="preserve">O presente trabalho caracteriza-se como pesquisa aplicada e descritiva, pois foi desenvolvido um protótipo </w:t>
      </w:r>
      <w:r w:rsidR="4F0096EE">
        <w:t xml:space="preserve">de </w:t>
      </w:r>
      <w:r w:rsidR="474EC1B0">
        <w:t>sistema web.</w:t>
      </w:r>
    </w:p>
    <w:p w14:paraId="3E0869BA" w14:textId="77FB6597" w:rsidR="00625A64" w:rsidRDefault="000153EB" w:rsidP="00710919">
      <w:pPr>
        <w:pStyle w:val="UnidaviTexto-Espao15"/>
      </w:pPr>
      <w:r>
        <w:t xml:space="preserve">O trabalho buscou responder o seguinte problema: É possível desenvolver um </w:t>
      </w:r>
      <w:r w:rsidR="00710919">
        <w:t xml:space="preserve">sistema para otimizar os processos de um escritório de </w:t>
      </w:r>
      <w:r w:rsidR="007F2C2D">
        <w:t xml:space="preserve">soluções </w:t>
      </w:r>
      <w:r w:rsidR="00710919">
        <w:t>agrícolas</w:t>
      </w:r>
      <w:r>
        <w:t xml:space="preserve">? </w:t>
      </w:r>
    </w:p>
    <w:p w14:paraId="1EAF1EB7" w14:textId="170E4DB5" w:rsidR="00E46D10" w:rsidRDefault="08215984" w:rsidP="00E46D10">
      <w:pPr>
        <w:pStyle w:val="UnidaviTexto-Espao15"/>
      </w:pPr>
      <w:r>
        <w:t xml:space="preserve">Após a finalização do levantamento bibliográfico, foi realizado um estudo mais aprofundado sobre o desenvolvimento de aplicações </w:t>
      </w:r>
      <w:r w:rsidR="2F7A487A">
        <w:t>com</w:t>
      </w:r>
      <w:r w:rsidR="03DE74CB">
        <w:t xml:space="preserve"> a arquitetura cliente servidor</w:t>
      </w:r>
      <w:r>
        <w:t xml:space="preserve">, utilizando as ferramentas e padrões de desenvolvimentos modernos, </w:t>
      </w:r>
      <w:r w:rsidRPr="5721C0D0">
        <w:rPr>
          <w:u w:val="single"/>
        </w:rPr>
        <w:t>visando</w:t>
      </w:r>
      <w:r>
        <w:t xml:space="preserve"> deixar a aplicação relevante por mais tempo, evitando futuros retrabalhos, migrações para novos padrões e facilitando possíveis adições futuras ao trabalho. </w:t>
      </w:r>
      <w:r w:rsidR="7326256D">
        <w:t xml:space="preserve">Na revisão da literatura estão detalhadas as tecnologias, linguagens de programação e </w:t>
      </w:r>
      <w:r w:rsidR="7326256D" w:rsidRPr="5721C0D0">
        <w:rPr>
          <w:i/>
          <w:iCs/>
        </w:rPr>
        <w:t>frameworks</w:t>
      </w:r>
      <w:r w:rsidR="7326256D">
        <w:t xml:space="preserve"> que são utilizadas para desenvolvimento do protótipo.</w:t>
      </w:r>
    </w:p>
    <w:p w14:paraId="0D252128" w14:textId="2476037B" w:rsidR="5721C0D0" w:rsidRDefault="5721C0D0" w:rsidP="5721C0D0">
      <w:pPr>
        <w:pStyle w:val="UnidaviTexto-Espao15"/>
      </w:pPr>
    </w:p>
    <w:p w14:paraId="38A9BC34" w14:textId="40E414A1" w:rsidR="665902D2" w:rsidRDefault="136F97A4" w:rsidP="5721C0D0">
      <w:pPr>
        <w:pStyle w:val="Ttulo2"/>
        <w:rPr>
          <w:b/>
          <w:bCs/>
        </w:rPr>
      </w:pPr>
      <w:bookmarkStart w:id="116" w:name="_Toc2135368030"/>
      <w:bookmarkStart w:id="117" w:name="_Toc1127318303"/>
      <w:bookmarkStart w:id="118" w:name="_Toc149739455"/>
      <w:r>
        <w:t>3</w:t>
      </w:r>
      <w:r w:rsidR="254BA5CD">
        <w:t>.1 MAPEAMENTO DE CENÁRIO</w:t>
      </w:r>
      <w:bookmarkEnd w:id="116"/>
      <w:bookmarkEnd w:id="117"/>
      <w:bookmarkEnd w:id="118"/>
    </w:p>
    <w:p w14:paraId="5BE2A8E2" w14:textId="2BCF0411" w:rsidR="5721C0D0" w:rsidRDefault="5721C0D0" w:rsidP="5721C0D0">
      <w:pPr>
        <w:pStyle w:val="UNIDAVISEOSECUNDARIA"/>
      </w:pPr>
    </w:p>
    <w:p w14:paraId="2F03CE64" w14:textId="31E367FA" w:rsidR="254BA5CD" w:rsidRDefault="254BA5CD" w:rsidP="5721C0D0">
      <w:pPr>
        <w:pStyle w:val="UnidaviTexto-Espao15"/>
      </w:pPr>
      <w:r>
        <w:t>O principal objetivo do mapeamento de cenário foi de identificar o atual fluxo de trabalho do escritório de soluções agrícolas ao iniciar uma nova proposta. após o cliente entrar em contato são coletadas informações pessoais, como nome, telefone, endereço, documentos pessoais, geolocalização do terreno que será cultivado, etc. E também são coletados documentos necessários para a elaboração da proposta, como matrícula do terreno, análise física e química de solo, CAR (Cadastro Ambiental Rural), contrato de arrendamento/comodato, DAP (Declaração de Aptidão ao Pronaf), ITR (Imposto sobre a Propriedade Territorial Rural), etc. Após isso são elaborados outros documentos necessários para cada proposta, como Croqui de localização, CND (Certidão Negativa de Débitos), Recomendação de fertilizantes e corretivos com base na análise do solo, Laudo de Ater</w:t>
      </w:r>
      <w:r w:rsidR="50C8AEEB">
        <w:t xml:space="preserve"> (Assistência Técnica e Extensão Rural)</w:t>
      </w:r>
      <w:r>
        <w:t xml:space="preserve">, além da própria proposta. </w:t>
      </w:r>
    </w:p>
    <w:p w14:paraId="696C7662" w14:textId="51BC2941" w:rsidR="254BA5CD" w:rsidRDefault="254BA5CD" w:rsidP="10A9246F">
      <w:pPr>
        <w:pStyle w:val="UnidaviTexto-Espao15"/>
        <w:rPr>
          <w:highlight w:val="yellow"/>
        </w:rPr>
      </w:pPr>
      <w:r>
        <w:t xml:space="preserve">A proposta é elaborada detalhando todas as informações acerca do custeio agrícola, seja a área de plantio, a cultura que será cultivada, a capacidade de pagamento do cliente, o avalista do financiamento, etc. </w:t>
      </w:r>
      <w:r w:rsidRPr="000F6F7B">
        <w:t xml:space="preserve">Na Figura </w:t>
      </w:r>
      <w:r w:rsidR="000E035F" w:rsidRPr="000F6F7B">
        <w:t>5</w:t>
      </w:r>
      <w:r w:rsidRPr="000F6F7B">
        <w:t xml:space="preserve"> é apresentado </w:t>
      </w:r>
      <w:r w:rsidR="67D0F1C5" w:rsidRPr="000F6F7B">
        <w:t>o modelo atual utilizado para as propostas, onde são cadastradas todas as informações para a realização do financiamento, como Proponente, Avalista, Imóveis, Orçamento, et</w:t>
      </w:r>
      <w:r w:rsidR="7CB9B6A8" w:rsidRPr="000F6F7B">
        <w:t>c.</w:t>
      </w:r>
      <w:r w:rsidR="67D0F1C5" w:rsidRPr="000F6F7B">
        <w:t xml:space="preserve"> </w:t>
      </w:r>
      <w:r w:rsidR="75CFF6EF" w:rsidRPr="000F6F7B">
        <w:t>E</w:t>
      </w:r>
      <w:r w:rsidRPr="000F6F7B">
        <w:t xml:space="preserve"> na Figura </w:t>
      </w:r>
      <w:r w:rsidR="000E035F" w:rsidRPr="000F6F7B">
        <w:t>6</w:t>
      </w:r>
      <w:r w:rsidRPr="000F6F7B">
        <w:t xml:space="preserve"> pode ser observado</w:t>
      </w:r>
      <w:r w:rsidR="7586D56A" w:rsidRPr="000F6F7B">
        <w:t xml:space="preserve"> o modelo de capacidade de pagamento utilizado atualmente, onde é descrito todo o fluxo de caixa do proponente e a capacidade do mesmo arca</w:t>
      </w:r>
      <w:r w:rsidR="47A79680" w:rsidRPr="000F6F7B">
        <w:t>r com esse novo financiamento.</w:t>
      </w:r>
    </w:p>
    <w:p w14:paraId="65C2B276" w14:textId="622E2075" w:rsidR="5721C0D0" w:rsidRDefault="5721C0D0" w:rsidP="55E9F482">
      <w:pPr>
        <w:pStyle w:val="UnidaviTexto-Espao15"/>
      </w:pPr>
    </w:p>
    <w:p w14:paraId="578FFEF4" w14:textId="0797C961"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5</w:t>
      </w:r>
      <w:r w:rsidRPr="4E544FCE">
        <w:rPr>
          <w:b/>
          <w:bCs/>
          <w:sz w:val="20"/>
          <w:szCs w:val="20"/>
        </w:rPr>
        <w:t xml:space="preserve"> – Proposta de Financiamento Simplificado</w:t>
      </w:r>
    </w:p>
    <w:p w14:paraId="7C3073F0" w14:textId="17311CCD" w:rsidR="1ABDA2C7" w:rsidRDefault="2BF5AE9F" w:rsidP="4E544FCE">
      <w:pPr>
        <w:ind w:firstLine="708"/>
      </w:pPr>
      <w:r>
        <w:rPr>
          <w:noProof/>
          <w:lang w:eastAsia="pt-BR"/>
        </w:rPr>
        <w:drawing>
          <wp:inline distT="0" distB="0" distL="0" distR="0" wp14:anchorId="4EF8F44E" wp14:editId="6213BBE0">
            <wp:extent cx="4562475" cy="4572000"/>
            <wp:effectExtent l="0" t="0" r="0" b="0"/>
            <wp:docPr id="480752776" name="Imagem 48075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0752776"/>
                    <pic:cNvPicPr/>
                  </pic:nvPicPr>
                  <pic:blipFill>
                    <a:blip r:embed="rId17">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616B7E36" w14:textId="4C83A8B5" w:rsidR="254BA5CD" w:rsidRDefault="254BA5CD" w:rsidP="4E544FCE">
      <w:pPr>
        <w:ind w:firstLine="708"/>
        <w:rPr>
          <w:sz w:val="20"/>
          <w:szCs w:val="20"/>
        </w:rPr>
      </w:pPr>
      <w:r w:rsidRPr="4E544FCE">
        <w:rPr>
          <w:sz w:val="20"/>
          <w:szCs w:val="20"/>
        </w:rPr>
        <w:t>Fonte: acervo do autor (2023).</w:t>
      </w:r>
    </w:p>
    <w:p w14:paraId="14EA4E99" w14:textId="0EF8BE0C" w:rsidR="5721C0D0" w:rsidRDefault="5721C0D0" w:rsidP="5721C0D0">
      <w:pPr>
        <w:rPr>
          <w:b/>
          <w:bCs/>
          <w:sz w:val="20"/>
          <w:szCs w:val="20"/>
        </w:rPr>
      </w:pPr>
    </w:p>
    <w:p w14:paraId="65C66163" w14:textId="21D3E1DB" w:rsidR="5721C0D0" w:rsidRDefault="5721C0D0" w:rsidP="5721C0D0">
      <w:pPr>
        <w:rPr>
          <w:b/>
          <w:bCs/>
          <w:sz w:val="20"/>
          <w:szCs w:val="20"/>
        </w:rPr>
      </w:pPr>
    </w:p>
    <w:p w14:paraId="754927A9" w14:textId="1CE1B63B"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6</w:t>
      </w:r>
      <w:r w:rsidRPr="4E544FCE">
        <w:rPr>
          <w:b/>
          <w:bCs/>
          <w:sz w:val="20"/>
          <w:szCs w:val="20"/>
        </w:rPr>
        <w:t xml:space="preserve"> – </w:t>
      </w:r>
      <w:bookmarkStart w:id="119" w:name="_Hlk149741142"/>
      <w:r w:rsidRPr="4E544FCE">
        <w:rPr>
          <w:b/>
          <w:bCs/>
          <w:sz w:val="20"/>
          <w:szCs w:val="20"/>
        </w:rPr>
        <w:t>Capacidade de pagamento</w:t>
      </w:r>
      <w:bookmarkEnd w:id="119"/>
    </w:p>
    <w:p w14:paraId="382E968C" w14:textId="0329939E" w:rsidR="254BA5CD" w:rsidRDefault="254BA5CD" w:rsidP="4E544FCE">
      <w:pPr>
        <w:ind w:firstLine="708"/>
      </w:pPr>
      <w:r>
        <w:rPr>
          <w:noProof/>
          <w:lang w:eastAsia="pt-BR"/>
        </w:rPr>
        <w:drawing>
          <wp:inline distT="0" distB="0" distL="0" distR="0" wp14:anchorId="7646C42E" wp14:editId="19A9C43B">
            <wp:extent cx="4572000" cy="2590800"/>
            <wp:effectExtent l="0" t="0" r="0" b="0"/>
            <wp:docPr id="1153809623" name="Imagem 11258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5809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6E3C346" w14:textId="79DFDFF6" w:rsidR="254BA5CD" w:rsidRDefault="254BA5CD" w:rsidP="4E544FCE">
      <w:pPr>
        <w:pStyle w:val="UnidaviTexto-Espao15"/>
        <w:ind w:firstLine="708"/>
        <w:jc w:val="left"/>
        <w:rPr>
          <w:b/>
          <w:bCs/>
          <w:sz w:val="20"/>
          <w:szCs w:val="20"/>
        </w:rPr>
      </w:pPr>
      <w:r w:rsidRPr="4E544FCE">
        <w:rPr>
          <w:sz w:val="20"/>
          <w:szCs w:val="20"/>
        </w:rPr>
        <w:t>Fonte: acervo do autor (2023).</w:t>
      </w:r>
    </w:p>
    <w:p w14:paraId="78D1871A" w14:textId="7911DD71" w:rsidR="5721C0D0" w:rsidRDefault="5721C0D0" w:rsidP="5721C0D0">
      <w:pPr>
        <w:pStyle w:val="UnidaviTexto-Espao15"/>
        <w:rPr>
          <w:b/>
          <w:bCs/>
          <w:sz w:val="20"/>
          <w:szCs w:val="20"/>
        </w:rPr>
      </w:pPr>
    </w:p>
    <w:p w14:paraId="3A2D9B09" w14:textId="13C019FD" w:rsidR="254BA5CD" w:rsidRDefault="254BA5CD" w:rsidP="5721C0D0">
      <w:pPr>
        <w:pStyle w:val="UnidaviTexto-Espao15"/>
      </w:pPr>
      <w:r>
        <w:lastRenderedPageBreak/>
        <w:t xml:space="preserve">Após a elaboração de toda a documentação e cadastros necessários nos sistemas dos bancos/cooperativas, é solicitada a assinatura do cliente em alguns documentos e enviado à instituição financeira para análise. Neste momento a cobrança pelos serviços pode ser realizada de algumas formas, onde o cliente pode pagar diretamente para o escritório, ou solicitar à instituição financeira </w:t>
      </w:r>
      <w:r w:rsidRPr="000F6F7B">
        <w:t>que desconte</w:t>
      </w:r>
      <w:r w:rsidR="4D063DAD" w:rsidRPr="000F6F7B">
        <w:t xml:space="preserve"> o valor d</w:t>
      </w:r>
      <w:r w:rsidR="4BB35888" w:rsidRPr="000F6F7B">
        <w:t>a</w:t>
      </w:r>
      <w:r w:rsidR="762B1A5B" w:rsidRPr="000F6F7B">
        <w:t xml:space="preserve"> ASTEC (Assistência Técnica)</w:t>
      </w:r>
      <w:r w:rsidR="7EEC107F" w:rsidRPr="000F6F7B">
        <w:t xml:space="preserve"> do valor do projeto, dizendo que a ASTEC será financiada.</w:t>
      </w:r>
      <w:r w:rsidR="7EEC107F">
        <w:t xml:space="preserve"> P</w:t>
      </w:r>
      <w:r>
        <w:t>orém o controle de contas a receber é realizado por meio de planilhas e livro caixa, sem um sistema específico para o controle financeiro.</w:t>
      </w:r>
    </w:p>
    <w:p w14:paraId="65E5F84A" w14:textId="359B0A52" w:rsidR="254BA5CD" w:rsidRDefault="254BA5CD" w:rsidP="5721C0D0">
      <w:pPr>
        <w:pStyle w:val="UnidaviTexto-Espao15"/>
      </w:pPr>
      <w:r>
        <w:t>Com a proposta finalizada e aprovada junto à instituição financeira, existe a possibilidade da realização de laudos de acompanhamento da lavoura em que foi realizado o financiamento. No caso de custeios são três laudos e no caso de investimentos é apenas um laudo. Esses laudos podem ou não ser obrigatórios, pois algumas instituições financeiras obrigam a realização para que posteriormente fique facilitado o acionamento do PROAGRO caso necessário. Mas mesmo sem obrigatoriedade o cliente poderá solicitar os laudos, pagando um valor maior pelos serviços.</w:t>
      </w:r>
    </w:p>
    <w:p w14:paraId="3DE22D77" w14:textId="576AFE5E" w:rsidR="5721C0D0" w:rsidRDefault="254BA5CD" w:rsidP="5721C0D0">
      <w:pPr>
        <w:pStyle w:val="UnidaviTexto-Espao15"/>
      </w:pPr>
      <w:r>
        <w:t xml:space="preserve">Esses laudos de acompanhamento são realizados em três períodos da safra, um no início, um no meio, e um no final, antes da colheita. No laudo são coletadas informações sobre o estado da lavoura, previsões de produtividade, insumos utilizados, pragas e doenças identificadas, etc. Como pode ser identificado na Figura </w:t>
      </w:r>
      <w:r w:rsidR="000E035F">
        <w:t>7</w:t>
      </w:r>
      <w:r>
        <w:t xml:space="preserve"> da planilha de laudo utilizada atualmente pela empresa.</w:t>
      </w:r>
    </w:p>
    <w:p w14:paraId="509334E7" w14:textId="0BABAAC4"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7</w:t>
      </w:r>
      <w:r w:rsidRPr="4E544FCE">
        <w:rPr>
          <w:b/>
          <w:bCs/>
          <w:sz w:val="20"/>
          <w:szCs w:val="20"/>
        </w:rPr>
        <w:t xml:space="preserve"> – Laudo de </w:t>
      </w:r>
      <w:r w:rsidR="000E035F">
        <w:rPr>
          <w:b/>
          <w:bCs/>
          <w:sz w:val="20"/>
          <w:szCs w:val="20"/>
        </w:rPr>
        <w:t>S</w:t>
      </w:r>
      <w:r w:rsidRPr="4E544FCE">
        <w:rPr>
          <w:b/>
          <w:bCs/>
          <w:sz w:val="20"/>
          <w:szCs w:val="20"/>
        </w:rPr>
        <w:t xml:space="preserve">upervisão e </w:t>
      </w:r>
      <w:r w:rsidR="000E035F">
        <w:rPr>
          <w:b/>
          <w:bCs/>
          <w:sz w:val="20"/>
          <w:szCs w:val="20"/>
        </w:rPr>
        <w:t>A</w:t>
      </w:r>
      <w:r w:rsidRPr="4E544FCE">
        <w:rPr>
          <w:b/>
          <w:bCs/>
          <w:sz w:val="20"/>
          <w:szCs w:val="20"/>
        </w:rPr>
        <w:t xml:space="preserve">ssistência </w:t>
      </w:r>
      <w:r w:rsidR="000E035F">
        <w:rPr>
          <w:b/>
          <w:bCs/>
          <w:sz w:val="20"/>
          <w:szCs w:val="20"/>
        </w:rPr>
        <w:t>T</w:t>
      </w:r>
      <w:r w:rsidRPr="4E544FCE">
        <w:rPr>
          <w:b/>
          <w:bCs/>
          <w:sz w:val="20"/>
          <w:szCs w:val="20"/>
        </w:rPr>
        <w:t>écnica</w:t>
      </w:r>
      <w:r>
        <w:br/>
      </w:r>
      <w:r>
        <w:tab/>
      </w:r>
      <w:r>
        <w:rPr>
          <w:noProof/>
        </w:rPr>
        <w:drawing>
          <wp:inline distT="0" distB="0" distL="0" distR="0" wp14:anchorId="37CE1974" wp14:editId="5FCB04D0">
            <wp:extent cx="3362325" cy="4572000"/>
            <wp:effectExtent l="0" t="0" r="0" b="0"/>
            <wp:docPr id="1090069587" name="Imagem 17971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7148455"/>
                    <pic:cNvPicPr/>
                  </pic:nvPicPr>
                  <pic:blipFill>
                    <a:blip r:embed="rId19">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3BB6080" w14:textId="17E59914" w:rsidR="254BA5CD" w:rsidRDefault="254BA5CD" w:rsidP="4E544FCE">
      <w:pPr>
        <w:pStyle w:val="UnidaviTexto-Espao15"/>
        <w:ind w:firstLine="708"/>
        <w:rPr>
          <w:b/>
          <w:bCs/>
          <w:sz w:val="20"/>
          <w:szCs w:val="20"/>
        </w:rPr>
      </w:pPr>
      <w:r w:rsidRPr="4E544FCE">
        <w:rPr>
          <w:sz w:val="20"/>
          <w:szCs w:val="20"/>
        </w:rPr>
        <w:t>Fonte: acervo do autor (2023).</w:t>
      </w:r>
    </w:p>
    <w:p w14:paraId="380F52E9" w14:textId="631E26C6" w:rsidR="5721C0D0" w:rsidRDefault="5721C0D0" w:rsidP="5721C0D0">
      <w:pPr>
        <w:pStyle w:val="UnidaviTexto-Espao15"/>
        <w:ind w:left="1416" w:firstLine="0"/>
        <w:rPr>
          <w:b/>
          <w:bCs/>
          <w:sz w:val="20"/>
          <w:szCs w:val="20"/>
        </w:rPr>
      </w:pPr>
    </w:p>
    <w:p w14:paraId="325D60FE" w14:textId="76D2CCF2" w:rsidR="1360DF48" w:rsidRDefault="254BA5CD" w:rsidP="5721C0D0">
      <w:pPr>
        <w:pStyle w:val="UnidaviTexto-Espao15"/>
        <w:rPr>
          <w:b/>
          <w:bCs/>
          <w:sz w:val="20"/>
          <w:szCs w:val="20"/>
        </w:rPr>
      </w:pPr>
      <w:commentRangeStart w:id="120"/>
      <w:commentRangeStart w:id="121"/>
      <w:commentRangeStart w:id="122"/>
      <w:r>
        <w:t xml:space="preserve">A Figura </w:t>
      </w:r>
      <w:r w:rsidR="000E035F">
        <w:t>8</w:t>
      </w:r>
      <w:r>
        <w:t xml:space="preserve"> exemplifica </w:t>
      </w:r>
      <w:commentRangeEnd w:id="120"/>
      <w:r w:rsidR="1360DF48">
        <w:commentReference w:id="120"/>
      </w:r>
      <w:commentRangeEnd w:id="121"/>
      <w:r w:rsidR="1360DF48">
        <w:commentReference w:id="121"/>
      </w:r>
      <w:commentRangeEnd w:id="122"/>
      <w:r w:rsidR="00BE5D5F">
        <w:rPr>
          <w:rStyle w:val="Refdecomentrio"/>
          <w:rFonts w:eastAsia="SimSun" w:cs="Times New Roman"/>
          <w:lang w:eastAsia="zh-CN"/>
        </w:rPr>
        <w:commentReference w:id="122"/>
      </w:r>
      <w:r>
        <w:t>o mapeamento de cenário para auxiliar na visualização de todo o processo que foi descrito anteriormente.</w:t>
      </w:r>
    </w:p>
    <w:p w14:paraId="144FC35B" w14:textId="03627631" w:rsidR="5721C0D0" w:rsidRDefault="5721C0D0" w:rsidP="5721C0D0">
      <w:pPr>
        <w:pStyle w:val="UnidaviTexto-Espao15"/>
      </w:pPr>
    </w:p>
    <w:p w14:paraId="1BA53856" w14:textId="630AC47A" w:rsidR="254BA5CD" w:rsidRDefault="254BA5CD" w:rsidP="4E544FCE">
      <w:pPr>
        <w:pStyle w:val="UnidaviTexto-Espao15"/>
        <w:ind w:firstLine="708"/>
        <w:jc w:val="left"/>
      </w:pPr>
      <w:r w:rsidRPr="4E544FCE">
        <w:rPr>
          <w:b/>
          <w:bCs/>
          <w:sz w:val="20"/>
          <w:szCs w:val="20"/>
        </w:rPr>
        <w:t xml:space="preserve">Figura </w:t>
      </w:r>
      <w:r w:rsidR="000E035F">
        <w:rPr>
          <w:b/>
          <w:bCs/>
          <w:sz w:val="20"/>
          <w:szCs w:val="20"/>
        </w:rPr>
        <w:t>8</w:t>
      </w:r>
      <w:r w:rsidRPr="4E544FCE">
        <w:rPr>
          <w:b/>
          <w:bCs/>
          <w:sz w:val="20"/>
          <w:szCs w:val="20"/>
        </w:rPr>
        <w:t xml:space="preserve"> – Diagrama de Atividade – Mapeamento de Cenário.</w:t>
      </w:r>
    </w:p>
    <w:p w14:paraId="64ECA5FD" w14:textId="49165F87" w:rsidR="254BA5CD" w:rsidRDefault="254BA5CD" w:rsidP="4E544FCE">
      <w:pPr>
        <w:ind w:firstLine="708"/>
      </w:pPr>
      <w:r>
        <w:rPr>
          <w:noProof/>
          <w:lang w:eastAsia="pt-BR"/>
        </w:rPr>
        <w:lastRenderedPageBreak/>
        <w:drawing>
          <wp:inline distT="0" distB="0" distL="0" distR="0" wp14:anchorId="4856DEEA" wp14:editId="532576EE">
            <wp:extent cx="4572000" cy="4314825"/>
            <wp:effectExtent l="0" t="0" r="0" b="0"/>
            <wp:docPr id="631996520" name="Imagem 29856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8566045"/>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2B9EA4" w14:textId="4EC7D0A1" w:rsidR="254BA5CD" w:rsidRDefault="254BA5CD" w:rsidP="4E544FCE">
      <w:pPr>
        <w:pStyle w:val="UnidaviTexto-Espao15"/>
        <w:ind w:firstLine="708"/>
        <w:rPr>
          <w:sz w:val="20"/>
          <w:szCs w:val="20"/>
        </w:rPr>
      </w:pPr>
      <w:r w:rsidRPr="4E544FCE">
        <w:rPr>
          <w:sz w:val="20"/>
          <w:szCs w:val="20"/>
        </w:rPr>
        <w:t>Fonte: acervo do autor (2023).</w:t>
      </w:r>
    </w:p>
    <w:p w14:paraId="07D6EDB6" w14:textId="358D50D0" w:rsidR="5721C0D0" w:rsidRDefault="5721C0D0" w:rsidP="5721C0D0">
      <w:pPr>
        <w:pStyle w:val="UnidaviTexto-Espao15"/>
        <w:rPr>
          <w:b/>
          <w:bCs/>
          <w:sz w:val="20"/>
          <w:szCs w:val="20"/>
        </w:rPr>
      </w:pPr>
    </w:p>
    <w:p w14:paraId="104736C4" w14:textId="7F85E426" w:rsidR="00D316BA" w:rsidRPr="00090B58" w:rsidRDefault="000153EB" w:rsidP="00CD192B">
      <w:pPr>
        <w:pStyle w:val="UnidaviTexto-Espao15"/>
      </w:pPr>
      <w:r>
        <w:t xml:space="preserve">Com base nessa pesquisa foi definido que a aplicação seria feita na IDE </w:t>
      </w:r>
      <w:r w:rsidR="007F588F">
        <w:t>Visual Studio</w:t>
      </w:r>
      <w:r>
        <w:t xml:space="preserve">, com a linguagem </w:t>
      </w:r>
      <w:r w:rsidR="007F588F">
        <w:t>C#</w:t>
      </w:r>
      <w:r w:rsidR="00A479F4">
        <w:t xml:space="preserve">, integrando com o banco de dados SQL Server </w:t>
      </w:r>
      <w:r w:rsidR="007E4950">
        <w:t xml:space="preserve">por meio do Entity </w:t>
      </w:r>
      <w:r w:rsidR="007E4950" w:rsidRPr="4766F099">
        <w:rPr>
          <w:i/>
          <w:iCs/>
        </w:rPr>
        <w:t>Framework</w:t>
      </w:r>
      <w:r w:rsidR="00A479F4">
        <w:t xml:space="preserve"> </w:t>
      </w:r>
      <w:r>
        <w:t xml:space="preserve">e design baseado no conjunto de boas práticas definidos pela </w:t>
      </w:r>
      <w:r w:rsidR="00A479F4">
        <w:t>Microsoft na documentação mais atualizada das tecnologias</w:t>
      </w:r>
      <w:r>
        <w:t>.</w:t>
      </w:r>
      <w:r w:rsidR="007E4950">
        <w:t xml:space="preserve"> Além disso</w:t>
      </w:r>
      <w:r w:rsidR="007F2C2D">
        <w:t>,</w:t>
      </w:r>
      <w:r w:rsidR="007E4950">
        <w:t xml:space="preserve"> será utilizado o </w:t>
      </w:r>
      <w:proofErr w:type="spellStart"/>
      <w:r w:rsidR="007E4950">
        <w:t>ReactJS</w:t>
      </w:r>
      <w:proofErr w:type="spellEnd"/>
      <w:r w:rsidR="007E4950">
        <w:t xml:space="preserve"> para desenvolver a parte visual da aplicação.</w:t>
      </w:r>
      <w:r>
        <w:t xml:space="preserve"> Essas escolhas foram feitas por serem</w:t>
      </w:r>
      <w:r w:rsidR="007E4950">
        <w:t xml:space="preserve"> tecnologias de grandes empresas que atualizar frequentemente as ferramentas com melhorias.</w:t>
      </w:r>
    </w:p>
    <w:p w14:paraId="65BCD56C" w14:textId="373DAF1C" w:rsidR="00D316BA" w:rsidRPr="00090B58" w:rsidRDefault="625D5A7A" w:rsidP="00691463">
      <w:pPr>
        <w:pStyle w:val="UnidaviTexto-Espao15"/>
      </w:pPr>
      <w:r>
        <w:t>Considerando que não foram encontrados sistemas com características similares ao protótipo proposto, e</w:t>
      </w:r>
      <w:r w:rsidR="091D2946">
        <w:t xml:space="preserve"> garantir </w:t>
      </w:r>
      <w:r>
        <w:t>que o</w:t>
      </w:r>
      <w:r w:rsidR="091D2946">
        <w:t xml:space="preserve"> protótipo</w:t>
      </w:r>
      <w:r>
        <w:t xml:space="preserve"> possua os recursos adequados,</w:t>
      </w:r>
      <w:r w:rsidR="091D2946">
        <w:t xml:space="preserve"> foi </w:t>
      </w:r>
      <w:r w:rsidR="4F0096EE">
        <w:t>realizado um mapeamento de cenário na empresa “</w:t>
      </w:r>
      <w:r w:rsidR="091D2946">
        <w:t>Lopes Projetos Agr</w:t>
      </w:r>
      <w:r w:rsidR="20392B68">
        <w:t>ícolas</w:t>
      </w:r>
      <w:r w:rsidR="4F0096EE">
        <w:t>”, visando entendimento do fluxo de trabalho e das</w:t>
      </w:r>
      <w:r>
        <w:t xml:space="preserve"> suas</w:t>
      </w:r>
      <w:r w:rsidR="4F0096EE">
        <w:t xml:space="preserve"> necessidades</w:t>
      </w:r>
      <w:r>
        <w:t>.</w:t>
      </w:r>
      <w:r w:rsidR="5CDCE527">
        <w:t xml:space="preserve"> O mapeamento do cenário foi realizado no dia 27 de agosto de 2023, por meio de uma entrevista em profundidade não estruturada com o Sr. Alan Fernando Lopes, proprietário da Lopes Projetos Agrícolas. No Anexo I consta o termo de autorização para uso de nome empresarial e dados da empresa.</w:t>
      </w:r>
    </w:p>
    <w:p w14:paraId="207B2878" w14:textId="1B0CC1BE" w:rsidR="00D316BA" w:rsidRPr="00090B58" w:rsidRDefault="00D316BA" w:rsidP="00CD192B">
      <w:pPr>
        <w:pStyle w:val="UnidaviTexto-Espao15"/>
      </w:pPr>
    </w:p>
    <w:p w14:paraId="37EEFFC3" w14:textId="77777777" w:rsidR="007F2C2D" w:rsidRDefault="007F2C2D" w:rsidP="5721C0D0">
      <w:pPr>
        <w:spacing w:after="160" w:line="259" w:lineRule="auto"/>
        <w:rPr>
          <w:b/>
          <w:bCs/>
          <w:caps/>
          <w:lang w:val="en-US"/>
        </w:rPr>
      </w:pPr>
      <w:r>
        <w:br w:type="page"/>
      </w:r>
    </w:p>
    <w:p w14:paraId="62A17B1C" w14:textId="78BCF214" w:rsidR="00D316BA" w:rsidRPr="00090B58" w:rsidRDefault="6DE5104A" w:rsidP="00691463">
      <w:pPr>
        <w:pStyle w:val="Ttulo1"/>
        <w:jc w:val="both"/>
      </w:pPr>
      <w:bookmarkStart w:id="123" w:name="_Toc662371240"/>
      <w:bookmarkStart w:id="124" w:name="_Toc1188358346"/>
      <w:bookmarkStart w:id="125" w:name="_Toc149739456"/>
      <w:r>
        <w:lastRenderedPageBreak/>
        <w:t xml:space="preserve">4. </w:t>
      </w:r>
      <w:r w:rsidR="5CDCE527">
        <w:t>PROTÓTIPO DE SISTEMA WEB PARA GERENCIAMENTO DE PROPOSTAS EM ESCRITÓRIOS DE SOLUÇÕES AGRÍCOLAS</w:t>
      </w:r>
      <w:bookmarkEnd w:id="123"/>
      <w:bookmarkEnd w:id="124"/>
      <w:bookmarkEnd w:id="125"/>
    </w:p>
    <w:p w14:paraId="3D8701DA" w14:textId="67FCD47C" w:rsidR="00F174EE" w:rsidRPr="0077454C" w:rsidRDefault="00F174EE" w:rsidP="00F174EE">
      <w:pPr>
        <w:pStyle w:val="UNIDAVISEOPRIMRIA"/>
        <w:rPr>
          <w:lang w:val="pt-BR"/>
        </w:rPr>
      </w:pPr>
    </w:p>
    <w:p w14:paraId="25468F63" w14:textId="75274982" w:rsidR="00090B58" w:rsidRDefault="5F80BC4A" w:rsidP="00090B58">
      <w:pPr>
        <w:pStyle w:val="UnidaviTexto-Espao15"/>
      </w:pPr>
      <w:r>
        <w:t xml:space="preserve">Neste capítulo são apresentados todos os aspectos técnicos do processo de análise </w:t>
      </w:r>
      <w:r w:rsidR="5CDCE527">
        <w:t xml:space="preserve">e </w:t>
      </w:r>
      <w:r>
        <w:t>implementação do protótipo.</w:t>
      </w:r>
    </w:p>
    <w:p w14:paraId="0403E0E5" w14:textId="280A761D" w:rsidR="681046A8" w:rsidRDefault="681046A8" w:rsidP="681046A8">
      <w:pPr>
        <w:pStyle w:val="UnidaviTexto-Espao15"/>
      </w:pPr>
    </w:p>
    <w:p w14:paraId="01E204F5" w14:textId="51AC974D" w:rsidR="00090B58" w:rsidRDefault="665902D2" w:rsidP="5721C0D0">
      <w:pPr>
        <w:pStyle w:val="Ttulo2"/>
      </w:pPr>
      <w:bookmarkStart w:id="126" w:name="_Toc1082221997"/>
      <w:bookmarkStart w:id="127" w:name="_Toc1017075040"/>
      <w:bookmarkStart w:id="128" w:name="_Toc149739457"/>
      <w:r>
        <w:t>4.</w:t>
      </w:r>
      <w:r w:rsidR="2B0F8D44">
        <w:t>1</w:t>
      </w:r>
      <w:r w:rsidR="5F80BC4A">
        <w:t xml:space="preserve"> ANÁLISE</w:t>
      </w:r>
      <w:bookmarkEnd w:id="126"/>
      <w:bookmarkEnd w:id="127"/>
      <w:bookmarkEnd w:id="128"/>
    </w:p>
    <w:p w14:paraId="471F2891" w14:textId="77777777" w:rsidR="00071EA5" w:rsidRDefault="00071EA5" w:rsidP="00090B58">
      <w:pPr>
        <w:pStyle w:val="UNIDAVISEOSECUNDARIA"/>
      </w:pPr>
    </w:p>
    <w:p w14:paraId="4BA474B3" w14:textId="0C195F05" w:rsidR="59E4616C" w:rsidRDefault="59E4616C" w:rsidP="5721C0D0">
      <w:pPr>
        <w:pStyle w:val="UnidaviTexto-Espao15"/>
      </w:pPr>
      <w:r>
        <w:t xml:space="preserve">Condizente ao apontado na revisão da literatura entender as necessidades do cliente é um dos objetivos dos processos previstos na engenharia de software. Tendo isso como base a análise é importante para definir o que será desenvolvido e como será. Uma análise adequada, </w:t>
      </w:r>
      <w:r w:rsidR="23D945D5">
        <w:t>acarretara</w:t>
      </w:r>
      <w:r>
        <w:t xml:space="preserve"> uma compreensão clara de todos os processos, assim tornando mais fácil o desenvolvimento e futuras manutenções.</w:t>
      </w:r>
    </w:p>
    <w:p w14:paraId="7E630233" w14:textId="77777777" w:rsidR="00071EA5" w:rsidRDefault="00071EA5" w:rsidP="00071EA5">
      <w:pPr>
        <w:pStyle w:val="UnidaviTexto-Espao15"/>
      </w:pPr>
    </w:p>
    <w:p w14:paraId="168C0B53" w14:textId="4D9BC7B3" w:rsidR="00090B58" w:rsidRDefault="665902D2" w:rsidP="00A96C0B">
      <w:pPr>
        <w:pStyle w:val="Ttulo3"/>
      </w:pPr>
      <w:bookmarkStart w:id="129" w:name="_Toc794361638"/>
      <w:bookmarkStart w:id="130" w:name="_Toc1501040370"/>
      <w:bookmarkStart w:id="131" w:name="_Toc149739458"/>
      <w:r>
        <w:t>4.</w:t>
      </w:r>
      <w:r w:rsidR="26FF594A">
        <w:t>1</w:t>
      </w:r>
      <w:r w:rsidR="5F80BC4A">
        <w:t>.1 Visão Geral do Protótipo</w:t>
      </w:r>
      <w:bookmarkEnd w:id="129"/>
      <w:bookmarkEnd w:id="130"/>
      <w:bookmarkEnd w:id="131"/>
    </w:p>
    <w:p w14:paraId="6BB15448" w14:textId="182B8223" w:rsidR="681046A8" w:rsidRDefault="681046A8" w:rsidP="681046A8">
      <w:pPr>
        <w:pStyle w:val="UnidaviSeoTerciria"/>
      </w:pPr>
    </w:p>
    <w:p w14:paraId="64CC3174" w14:textId="4425A326" w:rsidR="41541A20" w:rsidRDefault="59D169AF" w:rsidP="681046A8">
      <w:pPr>
        <w:pStyle w:val="UnidaviTexto-Espao15"/>
      </w:pPr>
      <w:r>
        <w:t xml:space="preserve">O </w:t>
      </w:r>
      <w:r w:rsidR="7D65A26A">
        <w:t>p</w:t>
      </w:r>
      <w:r>
        <w:t>rotótipo tem como objetivo</w:t>
      </w:r>
      <w:r w:rsidR="7D65A26A">
        <w:t xml:space="preserve"> principal</w:t>
      </w:r>
      <w:r>
        <w:t xml:space="preserve"> auxiliar </w:t>
      </w:r>
      <w:r w:rsidR="7D65A26A">
        <w:t xml:space="preserve">no gerenciamento de propostas em escritórios agrícolas, disponibilizando um sistema para substituir as </w:t>
      </w:r>
      <w:r w:rsidR="3C1098FF">
        <w:t xml:space="preserve">planilhas </w:t>
      </w:r>
      <w:r w:rsidR="7D65A26A">
        <w:t>que são atualmente utilizadas</w:t>
      </w:r>
      <w:r w:rsidR="19BF8FDE">
        <w:t>, a</w:t>
      </w:r>
      <w:r w:rsidR="3C1098FF">
        <w:t>lém de facilitar o compartilhamento de informaç</w:t>
      </w:r>
      <w:r w:rsidR="3C50EEC9">
        <w:t>ões entre as filiais.</w:t>
      </w:r>
    </w:p>
    <w:p w14:paraId="12D64B2A" w14:textId="5DD2EB50" w:rsidR="7012C00D" w:rsidRDefault="44EE469B" w:rsidP="681046A8">
      <w:pPr>
        <w:pStyle w:val="UnidaviTexto-Espao15"/>
      </w:pPr>
      <w:r>
        <w:t xml:space="preserve">Ao utilizar </w:t>
      </w:r>
      <w:r w:rsidR="19BF8FDE">
        <w:t>o sistema</w:t>
      </w:r>
      <w:r>
        <w:t>, o usuário poderá criar as propostas agrícolas para seus clientes, cadastrando e reutilizando todas as informações necessárias como o cadastro do proponente, avalista</w:t>
      </w:r>
      <w:r w:rsidR="6E0725C6">
        <w:t>s</w:t>
      </w:r>
      <w:r>
        <w:t>, imóve</w:t>
      </w:r>
      <w:r w:rsidR="57437D58">
        <w:t>is</w:t>
      </w:r>
      <w:r>
        <w:t>, cultura</w:t>
      </w:r>
      <w:r w:rsidR="186A0E7A">
        <w:t>s</w:t>
      </w:r>
      <w:r>
        <w:t xml:space="preserve">, etc. </w:t>
      </w:r>
      <w:r w:rsidR="5D42882E">
        <w:t>E posteriormente controlar os laudos de acompanhamento da proposta</w:t>
      </w:r>
      <w:r w:rsidR="79083597">
        <w:t>.</w:t>
      </w:r>
    </w:p>
    <w:p w14:paraId="132323B9" w14:textId="21FE5D0E" w:rsidR="2B83605F" w:rsidRDefault="2BDE7EA6" w:rsidP="681046A8">
      <w:pPr>
        <w:pStyle w:val="UnidaviTexto-Espao15"/>
      </w:pPr>
      <w:r>
        <w:t xml:space="preserve">Também poderá ser </w:t>
      </w:r>
      <w:r w:rsidR="19BF8FDE">
        <w:t xml:space="preserve">acompanhado </w:t>
      </w:r>
      <w:r>
        <w:t>o fluxo da proposta, já que a</w:t>
      </w:r>
      <w:r w:rsidR="79083597">
        <w:t xml:space="preserve">pós o cadastro </w:t>
      </w:r>
      <w:r w:rsidR="19BF8FDE">
        <w:t>ela</w:t>
      </w:r>
      <w:r w:rsidR="79083597">
        <w:t xml:space="preserve"> ficará com o status “</w:t>
      </w:r>
      <w:r w:rsidR="2951DE47">
        <w:t xml:space="preserve">Em </w:t>
      </w:r>
      <w:r w:rsidR="67D8C19F">
        <w:t>elaboração</w:t>
      </w:r>
      <w:r w:rsidR="79083597">
        <w:t xml:space="preserve">”, até seja </w:t>
      </w:r>
      <w:r w:rsidR="41D8E8E0">
        <w:t>finalizada</w:t>
      </w:r>
      <w:r w:rsidR="19BF8FDE">
        <w:t xml:space="preserve">. Em seguida a proposta poderá ser atualizada para </w:t>
      </w:r>
      <w:r w:rsidR="41D8E8E0">
        <w:t xml:space="preserve">“Aguardando laudo de acompanhamento” caso existam laudos pendentes </w:t>
      </w:r>
      <w:r w:rsidR="19BF8FDE">
        <w:t xml:space="preserve">ou </w:t>
      </w:r>
      <w:r w:rsidR="41D8E8E0">
        <w:t xml:space="preserve">“Encerrada” caso não </w:t>
      </w:r>
      <w:r w:rsidR="19BF8FDE">
        <w:t xml:space="preserve">existam </w:t>
      </w:r>
      <w:r w:rsidR="5053224C">
        <w:t>laudos pendentes</w:t>
      </w:r>
      <w:r w:rsidR="41D8E8E0">
        <w:t>.</w:t>
      </w:r>
      <w:r w:rsidR="28ED2EC0">
        <w:t xml:space="preserve"> Ao finalizar todos os laudos</w:t>
      </w:r>
      <w:r w:rsidR="19BF8FDE">
        <w:t>,</w:t>
      </w:r>
      <w:r w:rsidR="28ED2EC0">
        <w:t xml:space="preserve"> a proposta </w:t>
      </w:r>
      <w:r w:rsidR="19BF8FDE">
        <w:t xml:space="preserve">será </w:t>
      </w:r>
      <w:r w:rsidR="28ED2EC0">
        <w:t xml:space="preserve">encerrará </w:t>
      </w:r>
      <w:r w:rsidR="19BF8FDE">
        <w:t>automaticamente</w:t>
      </w:r>
      <w:r w:rsidR="28ED2EC0">
        <w:t xml:space="preserve">. </w:t>
      </w:r>
      <w:r w:rsidR="19BF8FDE">
        <w:t>Quando a proposta estiver</w:t>
      </w:r>
      <w:r w:rsidR="28ED2EC0">
        <w:t xml:space="preserve"> encerrada </w:t>
      </w:r>
      <w:r w:rsidR="19BF8FDE">
        <w:t>ela</w:t>
      </w:r>
      <w:r w:rsidR="28ED2EC0">
        <w:t xml:space="preserve"> não poderá mais ser alterada</w:t>
      </w:r>
      <w:r w:rsidR="19BF8FDE">
        <w:t xml:space="preserve">. Contudo, será possível retornar </w:t>
      </w:r>
      <w:r w:rsidR="28ED2EC0">
        <w:t>o status para “Em elaboração”, caso seja necess</w:t>
      </w:r>
      <w:r w:rsidR="731F9FB6">
        <w:t>ário ajustar algum registro.</w:t>
      </w:r>
      <w:r w:rsidR="4360082D">
        <w:t xml:space="preserve"> </w:t>
      </w:r>
      <w:r w:rsidR="512C6C2D">
        <w:t>Ao finalizar a proposta ela poderá ser impressa</w:t>
      </w:r>
      <w:r w:rsidR="546EE20E">
        <w:t xml:space="preserve"> </w:t>
      </w:r>
      <w:r w:rsidR="19BF8FDE">
        <w:t>no sistema</w:t>
      </w:r>
      <w:r w:rsidR="512C6C2D">
        <w:t xml:space="preserve"> para ser anexada junto com os outros documentos e encaminhada a instituição financeira que dará prosseguimento no financiamento do cliente.</w:t>
      </w:r>
    </w:p>
    <w:p w14:paraId="2ED7EEE6" w14:textId="6A247C47" w:rsidR="653DD78A" w:rsidRDefault="19BF8FDE" w:rsidP="681046A8">
      <w:pPr>
        <w:pStyle w:val="UnidaviTexto-Espao15"/>
      </w:pPr>
      <w:r>
        <w:t>T</w:t>
      </w:r>
      <w:r w:rsidR="1D269B26">
        <w:t xml:space="preserve">odos os registros possuirão </w:t>
      </w:r>
      <w:r>
        <w:t>registros de auditoria (</w:t>
      </w:r>
      <w:r w:rsidR="1D269B26">
        <w:t>logs</w:t>
      </w:r>
      <w:r>
        <w:t>)</w:t>
      </w:r>
      <w:r w:rsidR="1D269B26">
        <w:t xml:space="preserve"> de quando </w:t>
      </w:r>
      <w:r>
        <w:t>incluído, alterado ou excluído</w:t>
      </w:r>
      <w:r w:rsidR="1D269B26">
        <w:t xml:space="preserve">, </w:t>
      </w:r>
      <w:r>
        <w:t>bem como informações sobre o usuário que realizou a operação</w:t>
      </w:r>
      <w:r w:rsidR="1B590A09">
        <w:t>.</w:t>
      </w:r>
    </w:p>
    <w:p w14:paraId="6A19582F" w14:textId="532D527A" w:rsidR="3211997E" w:rsidRDefault="3211997E" w:rsidP="681046A8">
      <w:pPr>
        <w:pStyle w:val="UnidaviTexto-Espao15"/>
      </w:pPr>
      <w:r>
        <w:t xml:space="preserve"> </w:t>
      </w:r>
    </w:p>
    <w:p w14:paraId="14DF204A" w14:textId="26422FB9" w:rsidR="00460482" w:rsidRDefault="665902D2" w:rsidP="00A96C0B">
      <w:pPr>
        <w:pStyle w:val="Ttulo3"/>
      </w:pPr>
      <w:bookmarkStart w:id="132" w:name="_Toc273491558"/>
      <w:bookmarkStart w:id="133" w:name="_Toc787220365"/>
      <w:bookmarkStart w:id="134" w:name="_Toc149739459"/>
      <w:r>
        <w:lastRenderedPageBreak/>
        <w:t>4.</w:t>
      </w:r>
      <w:r w:rsidR="3CED89E1">
        <w:t>1</w:t>
      </w:r>
      <w:r w:rsidR="318678CB">
        <w:t>.2</w:t>
      </w:r>
      <w:r w:rsidR="041B8BF5">
        <w:t xml:space="preserve"> Requisitos</w:t>
      </w:r>
      <w:bookmarkEnd w:id="132"/>
      <w:bookmarkEnd w:id="133"/>
      <w:bookmarkEnd w:id="134"/>
    </w:p>
    <w:p w14:paraId="64541238" w14:textId="77777777" w:rsidR="00071EA5" w:rsidRDefault="00071EA5" w:rsidP="00090B58">
      <w:pPr>
        <w:pStyle w:val="UnidaviSeoTerciria"/>
      </w:pPr>
    </w:p>
    <w:p w14:paraId="7722047B" w14:textId="1979AF30" w:rsidR="00071EA5" w:rsidRDefault="2D957C73" w:rsidP="00071EA5">
      <w:pPr>
        <w:pStyle w:val="UnidaviTexto-Espao15"/>
      </w:pPr>
      <w:r>
        <w:t>Nesta seção estão elencados os requisitos para o funcionamento d</w:t>
      </w:r>
      <w:r w:rsidR="0B53C03E">
        <w:t>o protótipo</w:t>
      </w:r>
      <w:r>
        <w:t xml:space="preserve">. Esses requisitos </w:t>
      </w:r>
      <w:r w:rsidR="0B53C03E">
        <w:t>serão</w:t>
      </w:r>
      <w:r>
        <w:t xml:space="preserve"> desenvolvidos para que seja </w:t>
      </w:r>
      <w:r w:rsidR="0B53C03E">
        <w:t xml:space="preserve">atendida </w:t>
      </w:r>
      <w:r>
        <w:t xml:space="preserve">a necessidade do cliente, e também, cumprindo aquilo que foi proposto. O Quadro </w:t>
      </w:r>
      <w:r w:rsidR="4B5A187D">
        <w:t>5</w:t>
      </w:r>
      <w:r>
        <w:t>, apresenta os requisitos funcionais necessários para o desenvolvimento do protótipo e as</w:t>
      </w:r>
      <w:r w:rsidR="0B53C03E">
        <w:t xml:space="preserve"> respectivas</w:t>
      </w:r>
      <w:r>
        <w:t xml:space="preserve"> regras de negócio </w:t>
      </w:r>
      <w:r w:rsidR="0B53C03E">
        <w:t xml:space="preserve">identificadas na última coluna estão detalhadas </w:t>
      </w:r>
      <w:r>
        <w:t xml:space="preserve">no Quadro </w:t>
      </w:r>
      <w:r w:rsidR="7092E9C6">
        <w:t>8</w:t>
      </w:r>
      <w:r>
        <w:t>.</w:t>
      </w:r>
    </w:p>
    <w:p w14:paraId="71C26DB1" w14:textId="77777777" w:rsidR="00DE324B" w:rsidRDefault="00DE324B" w:rsidP="00DE324B"/>
    <w:p w14:paraId="59AAD2A6" w14:textId="2247C01C" w:rsidR="00DE324B" w:rsidRPr="00DE324B" w:rsidRDefault="00DE324B" w:rsidP="00DE324B">
      <w:pPr>
        <w:spacing w:line="360" w:lineRule="auto"/>
        <w:rPr>
          <w:b/>
          <w:bCs/>
          <w:sz w:val="20"/>
          <w:szCs w:val="20"/>
        </w:rPr>
      </w:pPr>
      <w:r w:rsidRPr="6A496B37">
        <w:rPr>
          <w:b/>
          <w:bCs/>
          <w:sz w:val="20"/>
          <w:szCs w:val="20"/>
        </w:rPr>
        <w:t xml:space="preserve">Quadro </w:t>
      </w:r>
      <w:r w:rsidR="1D5D1F44" w:rsidRPr="6A496B37">
        <w:rPr>
          <w:b/>
          <w:bCs/>
          <w:sz w:val="20"/>
          <w:szCs w:val="20"/>
        </w:rPr>
        <w:t>5</w:t>
      </w:r>
      <w:r w:rsidRPr="6A496B37">
        <w:rPr>
          <w:b/>
          <w:bCs/>
          <w:sz w:val="20"/>
          <w:szCs w:val="20"/>
        </w:rPr>
        <w:t xml:space="preserve"> – Requisitos Funcionais</w:t>
      </w:r>
    </w:p>
    <w:tbl>
      <w:tblPr>
        <w:tblStyle w:val="Tabelacomgrade"/>
        <w:tblW w:w="0" w:type="auto"/>
        <w:tblLook w:val="04A0" w:firstRow="1" w:lastRow="0" w:firstColumn="1" w:lastColumn="0" w:noHBand="0" w:noVBand="1"/>
      </w:tblPr>
      <w:tblGrid>
        <w:gridCol w:w="1078"/>
        <w:gridCol w:w="2178"/>
        <w:gridCol w:w="3673"/>
        <w:gridCol w:w="2133"/>
      </w:tblGrid>
      <w:tr w:rsidR="00071EA5" w14:paraId="4D3D50CB" w14:textId="77777777" w:rsidTr="10A9246F">
        <w:trPr>
          <w:trHeight w:val="300"/>
        </w:trPr>
        <w:tc>
          <w:tcPr>
            <w:tcW w:w="1078" w:type="dxa"/>
          </w:tcPr>
          <w:p w14:paraId="4F5B4D55" w14:textId="635C1E0C" w:rsidR="00071EA5" w:rsidRPr="00DE324B" w:rsidRDefault="00071EA5" w:rsidP="00071EA5">
            <w:pPr>
              <w:pStyle w:val="UnidaviTexto-Espao15"/>
              <w:ind w:firstLine="0"/>
              <w:rPr>
                <w:b/>
                <w:bCs/>
                <w:sz w:val="20"/>
                <w:szCs w:val="20"/>
              </w:rPr>
            </w:pPr>
            <w:r w:rsidRPr="00DE324B">
              <w:rPr>
                <w:b/>
                <w:bCs/>
                <w:sz w:val="20"/>
                <w:szCs w:val="20"/>
              </w:rPr>
              <w:t>Número</w:t>
            </w:r>
          </w:p>
        </w:tc>
        <w:tc>
          <w:tcPr>
            <w:tcW w:w="2178" w:type="dxa"/>
          </w:tcPr>
          <w:p w14:paraId="7CB29DF3" w14:textId="60A94BCD" w:rsidR="00071EA5" w:rsidRPr="00DE324B" w:rsidRDefault="00071EA5" w:rsidP="00071EA5">
            <w:pPr>
              <w:pStyle w:val="UnidaviTexto-Espao15"/>
              <w:ind w:firstLine="0"/>
              <w:rPr>
                <w:b/>
                <w:bCs/>
                <w:sz w:val="20"/>
                <w:szCs w:val="20"/>
              </w:rPr>
            </w:pPr>
            <w:r w:rsidRPr="00DE324B">
              <w:rPr>
                <w:b/>
                <w:bCs/>
                <w:sz w:val="20"/>
                <w:szCs w:val="20"/>
              </w:rPr>
              <w:t>Nome</w:t>
            </w:r>
          </w:p>
        </w:tc>
        <w:tc>
          <w:tcPr>
            <w:tcW w:w="3673" w:type="dxa"/>
          </w:tcPr>
          <w:p w14:paraId="6B627EF1" w14:textId="67DDCB67" w:rsidR="00071EA5" w:rsidRPr="00DE324B" w:rsidRDefault="00071EA5" w:rsidP="00071EA5">
            <w:pPr>
              <w:pStyle w:val="UnidaviTexto-Espao15"/>
              <w:ind w:firstLine="0"/>
              <w:rPr>
                <w:b/>
                <w:bCs/>
                <w:sz w:val="20"/>
                <w:szCs w:val="20"/>
              </w:rPr>
            </w:pPr>
            <w:r w:rsidRPr="00DE324B">
              <w:rPr>
                <w:b/>
                <w:bCs/>
                <w:sz w:val="20"/>
                <w:szCs w:val="20"/>
              </w:rPr>
              <w:t>Descrição</w:t>
            </w:r>
          </w:p>
        </w:tc>
        <w:tc>
          <w:tcPr>
            <w:tcW w:w="2133" w:type="dxa"/>
          </w:tcPr>
          <w:p w14:paraId="3CACD392" w14:textId="23D645FA" w:rsidR="00071EA5" w:rsidRPr="00DE324B" w:rsidRDefault="00071EA5" w:rsidP="00071EA5">
            <w:pPr>
              <w:pStyle w:val="UnidaviTexto-Espao15"/>
              <w:ind w:firstLine="0"/>
              <w:rPr>
                <w:b/>
                <w:bCs/>
                <w:sz w:val="20"/>
                <w:szCs w:val="20"/>
              </w:rPr>
            </w:pPr>
            <w:r w:rsidRPr="00DE324B">
              <w:rPr>
                <w:b/>
                <w:bCs/>
                <w:sz w:val="20"/>
                <w:szCs w:val="20"/>
              </w:rPr>
              <w:t>Regras de Negócio</w:t>
            </w:r>
          </w:p>
        </w:tc>
      </w:tr>
      <w:tr w:rsidR="00DE324B" w14:paraId="476660BA" w14:textId="77777777" w:rsidTr="10A9246F">
        <w:trPr>
          <w:trHeight w:val="300"/>
        </w:trPr>
        <w:tc>
          <w:tcPr>
            <w:tcW w:w="1078" w:type="dxa"/>
          </w:tcPr>
          <w:p w14:paraId="665B2AD6" w14:textId="00891BCC" w:rsidR="00DE324B" w:rsidRPr="00DE324B" w:rsidRDefault="00DE324B" w:rsidP="00071EA5">
            <w:pPr>
              <w:pStyle w:val="UnidaviTexto-Espao15"/>
              <w:ind w:firstLine="0"/>
              <w:rPr>
                <w:sz w:val="20"/>
                <w:szCs w:val="20"/>
              </w:rPr>
            </w:pPr>
            <w:r w:rsidRPr="00DE324B">
              <w:rPr>
                <w:sz w:val="20"/>
                <w:szCs w:val="20"/>
              </w:rPr>
              <w:t>RF01</w:t>
            </w:r>
          </w:p>
        </w:tc>
        <w:tc>
          <w:tcPr>
            <w:tcW w:w="2178" w:type="dxa"/>
          </w:tcPr>
          <w:p w14:paraId="52874E8D" w14:textId="0E9F1DFD" w:rsidR="00DE324B" w:rsidRPr="00DE324B" w:rsidRDefault="00DE324B" w:rsidP="00071EA5">
            <w:pPr>
              <w:pStyle w:val="UnidaviTexto-Espao15"/>
              <w:ind w:firstLine="0"/>
              <w:rPr>
                <w:sz w:val="20"/>
                <w:szCs w:val="20"/>
              </w:rPr>
            </w:pPr>
            <w:r w:rsidRPr="00DE324B">
              <w:rPr>
                <w:sz w:val="20"/>
                <w:szCs w:val="20"/>
              </w:rPr>
              <w:t>Login</w:t>
            </w:r>
          </w:p>
        </w:tc>
        <w:tc>
          <w:tcPr>
            <w:tcW w:w="3673" w:type="dxa"/>
          </w:tcPr>
          <w:p w14:paraId="2BDD45E6" w14:textId="30077AF9" w:rsidR="00DE324B" w:rsidRPr="00DE324B" w:rsidRDefault="00DE324B" w:rsidP="00DE324B">
            <w:pPr>
              <w:jc w:val="both"/>
              <w:rPr>
                <w:sz w:val="20"/>
                <w:szCs w:val="20"/>
              </w:rPr>
            </w:pPr>
            <w:r w:rsidRPr="00DE324B">
              <w:rPr>
                <w:sz w:val="20"/>
                <w:szCs w:val="20"/>
              </w:rPr>
              <w:t>O protótipo deverá permitir que o usuário realize o login para acessar determinados recursos da aplicação. Para realizar o acesso será necessário informar o e-mail e senha.</w:t>
            </w:r>
          </w:p>
        </w:tc>
        <w:tc>
          <w:tcPr>
            <w:tcW w:w="2133" w:type="dxa"/>
          </w:tcPr>
          <w:p w14:paraId="62CF57C1" w14:textId="77777777" w:rsidR="00DE324B" w:rsidRPr="00DE324B" w:rsidRDefault="00DE324B" w:rsidP="00071EA5">
            <w:pPr>
              <w:pStyle w:val="UnidaviTexto-Espao15"/>
              <w:ind w:firstLine="0"/>
              <w:rPr>
                <w:sz w:val="20"/>
                <w:szCs w:val="20"/>
              </w:rPr>
            </w:pPr>
          </w:p>
        </w:tc>
      </w:tr>
      <w:tr w:rsidR="00DE324B" w14:paraId="53D1AB78" w14:textId="77777777" w:rsidTr="10A9246F">
        <w:trPr>
          <w:trHeight w:val="300"/>
        </w:trPr>
        <w:tc>
          <w:tcPr>
            <w:tcW w:w="1078" w:type="dxa"/>
          </w:tcPr>
          <w:p w14:paraId="00155172" w14:textId="55BF4582" w:rsidR="00DE324B" w:rsidRPr="00DE324B" w:rsidRDefault="00DE324B" w:rsidP="00071EA5">
            <w:pPr>
              <w:pStyle w:val="UnidaviTexto-Espao15"/>
              <w:ind w:firstLine="0"/>
              <w:rPr>
                <w:sz w:val="20"/>
                <w:szCs w:val="20"/>
              </w:rPr>
            </w:pPr>
            <w:r>
              <w:rPr>
                <w:sz w:val="20"/>
                <w:szCs w:val="20"/>
              </w:rPr>
              <w:t>RF02</w:t>
            </w:r>
          </w:p>
        </w:tc>
        <w:tc>
          <w:tcPr>
            <w:tcW w:w="2178" w:type="dxa"/>
          </w:tcPr>
          <w:p w14:paraId="4CE23F7B" w14:textId="471CF9AB" w:rsidR="00DE324B" w:rsidRPr="00DE324B" w:rsidRDefault="00DE324B" w:rsidP="00071EA5">
            <w:pPr>
              <w:pStyle w:val="UnidaviTexto-Espao15"/>
              <w:ind w:firstLine="0"/>
              <w:rPr>
                <w:sz w:val="20"/>
                <w:szCs w:val="20"/>
              </w:rPr>
            </w:pPr>
            <w:r>
              <w:rPr>
                <w:sz w:val="20"/>
                <w:szCs w:val="20"/>
              </w:rPr>
              <w:t>Logout</w:t>
            </w:r>
          </w:p>
        </w:tc>
        <w:tc>
          <w:tcPr>
            <w:tcW w:w="3673" w:type="dxa"/>
          </w:tcPr>
          <w:p w14:paraId="1EAA2CF3" w14:textId="15B69EA4" w:rsidR="00DE324B" w:rsidRPr="00DE324B" w:rsidRDefault="15F3B574" w:rsidP="008A3CC1">
            <w:pPr>
              <w:jc w:val="both"/>
              <w:rPr>
                <w:sz w:val="20"/>
                <w:szCs w:val="20"/>
              </w:rPr>
            </w:pPr>
            <w:r w:rsidRPr="5721C0D0">
              <w:rPr>
                <w:sz w:val="20"/>
                <w:szCs w:val="20"/>
              </w:rPr>
              <w:t xml:space="preserve">O protótipo deverá permitir o usuário </w:t>
            </w:r>
            <w:r w:rsidR="0B53C03E" w:rsidRPr="5721C0D0">
              <w:rPr>
                <w:sz w:val="20"/>
                <w:szCs w:val="20"/>
              </w:rPr>
              <w:t xml:space="preserve">encerrar </w:t>
            </w:r>
            <w:r w:rsidRPr="5721C0D0">
              <w:rPr>
                <w:sz w:val="20"/>
                <w:szCs w:val="20"/>
              </w:rPr>
              <w:t>seu acesso.</w:t>
            </w:r>
          </w:p>
        </w:tc>
        <w:tc>
          <w:tcPr>
            <w:tcW w:w="2133" w:type="dxa"/>
          </w:tcPr>
          <w:p w14:paraId="018B3089" w14:textId="77777777" w:rsidR="00DE324B" w:rsidRPr="00DE324B" w:rsidRDefault="00DE324B" w:rsidP="00071EA5">
            <w:pPr>
              <w:pStyle w:val="UnidaviTexto-Espao15"/>
              <w:ind w:firstLine="0"/>
              <w:rPr>
                <w:sz w:val="20"/>
                <w:szCs w:val="20"/>
              </w:rPr>
            </w:pPr>
          </w:p>
        </w:tc>
      </w:tr>
      <w:tr w:rsidR="00DE324B" w14:paraId="6E0C6A78" w14:textId="77777777" w:rsidTr="10A9246F">
        <w:trPr>
          <w:trHeight w:val="300"/>
        </w:trPr>
        <w:tc>
          <w:tcPr>
            <w:tcW w:w="1078" w:type="dxa"/>
          </w:tcPr>
          <w:p w14:paraId="745480B2" w14:textId="45EAE40B" w:rsidR="00DE324B" w:rsidRDefault="00DE324B" w:rsidP="00071EA5">
            <w:pPr>
              <w:pStyle w:val="UnidaviTexto-Espao15"/>
              <w:ind w:firstLine="0"/>
              <w:rPr>
                <w:sz w:val="20"/>
                <w:szCs w:val="20"/>
              </w:rPr>
            </w:pPr>
            <w:r>
              <w:rPr>
                <w:sz w:val="20"/>
                <w:szCs w:val="20"/>
              </w:rPr>
              <w:t>RF03</w:t>
            </w:r>
          </w:p>
        </w:tc>
        <w:tc>
          <w:tcPr>
            <w:tcW w:w="2178" w:type="dxa"/>
          </w:tcPr>
          <w:p w14:paraId="68DA28AB" w14:textId="2D7B019A" w:rsidR="00DE324B" w:rsidRDefault="00DE324B" w:rsidP="00071EA5">
            <w:pPr>
              <w:pStyle w:val="UnidaviTexto-Espao15"/>
              <w:ind w:firstLine="0"/>
              <w:rPr>
                <w:sz w:val="20"/>
                <w:szCs w:val="20"/>
              </w:rPr>
            </w:pPr>
            <w:r>
              <w:rPr>
                <w:sz w:val="20"/>
                <w:szCs w:val="20"/>
              </w:rPr>
              <w:t>Menu</w:t>
            </w:r>
          </w:p>
        </w:tc>
        <w:tc>
          <w:tcPr>
            <w:tcW w:w="3673" w:type="dxa"/>
          </w:tcPr>
          <w:p w14:paraId="145719A4" w14:textId="209C34CC" w:rsidR="00DE324B" w:rsidRDefault="15F3B574" w:rsidP="008A3CC1">
            <w:pPr>
              <w:jc w:val="both"/>
              <w:rPr>
                <w:sz w:val="20"/>
                <w:szCs w:val="20"/>
              </w:rPr>
            </w:pPr>
            <w:r w:rsidRPr="5721C0D0">
              <w:rPr>
                <w:sz w:val="20"/>
                <w:szCs w:val="20"/>
              </w:rPr>
              <w:t>O protótipo deverá possuir um menu</w:t>
            </w:r>
            <w:r w:rsidR="3333597E" w:rsidRPr="5721C0D0">
              <w:rPr>
                <w:sz w:val="20"/>
                <w:szCs w:val="20"/>
              </w:rPr>
              <w:t xml:space="preserve"> lateral à esquerda</w:t>
            </w:r>
            <w:r w:rsidRPr="5721C0D0">
              <w:rPr>
                <w:sz w:val="20"/>
                <w:szCs w:val="20"/>
              </w:rPr>
              <w:t xml:space="preserve"> que possibilite o acesso aos recursos da aplicação a qualquer momento.</w:t>
            </w:r>
          </w:p>
        </w:tc>
        <w:tc>
          <w:tcPr>
            <w:tcW w:w="2133" w:type="dxa"/>
          </w:tcPr>
          <w:p w14:paraId="6C7F632B" w14:textId="77777777" w:rsidR="00DE324B" w:rsidRPr="00DE324B" w:rsidRDefault="00DE324B" w:rsidP="00071EA5">
            <w:pPr>
              <w:pStyle w:val="UnidaviTexto-Espao15"/>
              <w:ind w:firstLine="0"/>
              <w:rPr>
                <w:sz w:val="20"/>
                <w:szCs w:val="20"/>
              </w:rPr>
            </w:pPr>
          </w:p>
        </w:tc>
      </w:tr>
      <w:tr w:rsidR="00AE7E4E" w14:paraId="309F32C0" w14:textId="77777777" w:rsidTr="10A9246F">
        <w:trPr>
          <w:trHeight w:val="300"/>
        </w:trPr>
        <w:tc>
          <w:tcPr>
            <w:tcW w:w="1078" w:type="dxa"/>
          </w:tcPr>
          <w:p w14:paraId="00C875ED" w14:textId="2AE1A6C2" w:rsidR="00AE7E4E" w:rsidRDefault="00AE7E4E" w:rsidP="00071EA5">
            <w:pPr>
              <w:pStyle w:val="UnidaviTexto-Espao15"/>
              <w:ind w:firstLine="0"/>
              <w:rPr>
                <w:sz w:val="20"/>
                <w:szCs w:val="20"/>
              </w:rPr>
            </w:pPr>
            <w:r>
              <w:rPr>
                <w:sz w:val="20"/>
                <w:szCs w:val="20"/>
              </w:rPr>
              <w:t>RF04</w:t>
            </w:r>
          </w:p>
        </w:tc>
        <w:tc>
          <w:tcPr>
            <w:tcW w:w="2178" w:type="dxa"/>
          </w:tcPr>
          <w:p w14:paraId="2560C17E" w14:textId="0D72DAA9" w:rsidR="00AE7E4E" w:rsidRDefault="00320805" w:rsidP="00071EA5">
            <w:pPr>
              <w:pStyle w:val="UnidaviTexto-Espao15"/>
              <w:ind w:firstLine="0"/>
              <w:rPr>
                <w:sz w:val="20"/>
                <w:szCs w:val="20"/>
              </w:rPr>
            </w:pPr>
            <w:r>
              <w:rPr>
                <w:sz w:val="20"/>
                <w:szCs w:val="20"/>
              </w:rPr>
              <w:t>Cadastro de U</w:t>
            </w:r>
            <w:r w:rsidR="00AE7E4E">
              <w:rPr>
                <w:sz w:val="20"/>
                <w:szCs w:val="20"/>
              </w:rPr>
              <w:t>suários</w:t>
            </w:r>
          </w:p>
        </w:tc>
        <w:tc>
          <w:tcPr>
            <w:tcW w:w="3673" w:type="dxa"/>
          </w:tcPr>
          <w:p w14:paraId="0BEBC1B0" w14:textId="1E968B01" w:rsidR="00AE7E4E" w:rsidRDefault="79E6A966" w:rsidP="00DE324B">
            <w:pPr>
              <w:jc w:val="both"/>
              <w:rPr>
                <w:sz w:val="20"/>
                <w:szCs w:val="20"/>
              </w:rPr>
            </w:pPr>
            <w:r w:rsidRPr="5721C0D0">
              <w:rPr>
                <w:sz w:val="20"/>
                <w:szCs w:val="20"/>
              </w:rPr>
              <w:t>O protótipo deve permitir o cadastro de usuários. Sendo necessário informar o e</w:t>
            </w:r>
            <w:r w:rsidR="0B53C03E" w:rsidRPr="5721C0D0">
              <w:rPr>
                <w:sz w:val="20"/>
                <w:szCs w:val="20"/>
              </w:rPr>
              <w:t>-</w:t>
            </w:r>
            <w:r w:rsidRPr="5721C0D0">
              <w:rPr>
                <w:sz w:val="20"/>
                <w:szCs w:val="20"/>
              </w:rPr>
              <w:t>mail, senha e confirmação da senha.</w:t>
            </w:r>
          </w:p>
        </w:tc>
        <w:tc>
          <w:tcPr>
            <w:tcW w:w="2133" w:type="dxa"/>
          </w:tcPr>
          <w:p w14:paraId="6E7243C8" w14:textId="0CE10105" w:rsidR="00AE7E4E" w:rsidRPr="00DE324B" w:rsidRDefault="54C70FDC" w:rsidP="00071EA5">
            <w:pPr>
              <w:pStyle w:val="UnidaviTexto-Espao15"/>
              <w:ind w:firstLine="0"/>
              <w:rPr>
                <w:sz w:val="20"/>
                <w:szCs w:val="20"/>
              </w:rPr>
            </w:pPr>
            <w:r w:rsidRPr="681046A8">
              <w:rPr>
                <w:sz w:val="20"/>
                <w:szCs w:val="20"/>
              </w:rPr>
              <w:t>RN01</w:t>
            </w:r>
          </w:p>
        </w:tc>
      </w:tr>
      <w:tr w:rsidR="00AE7E4E" w14:paraId="373672FA" w14:textId="77777777" w:rsidTr="10A9246F">
        <w:trPr>
          <w:trHeight w:val="300"/>
        </w:trPr>
        <w:tc>
          <w:tcPr>
            <w:tcW w:w="1078" w:type="dxa"/>
          </w:tcPr>
          <w:p w14:paraId="7C87DC28" w14:textId="51A990A0" w:rsidR="00AE7E4E" w:rsidRDefault="00AE7E4E" w:rsidP="00071EA5">
            <w:pPr>
              <w:pStyle w:val="UnidaviTexto-Espao15"/>
              <w:ind w:firstLine="0"/>
              <w:rPr>
                <w:sz w:val="20"/>
                <w:szCs w:val="20"/>
              </w:rPr>
            </w:pPr>
            <w:r>
              <w:rPr>
                <w:sz w:val="20"/>
                <w:szCs w:val="20"/>
              </w:rPr>
              <w:t>RF05</w:t>
            </w:r>
          </w:p>
        </w:tc>
        <w:tc>
          <w:tcPr>
            <w:tcW w:w="2178" w:type="dxa"/>
          </w:tcPr>
          <w:p w14:paraId="0315D35C" w14:textId="4217F7F7" w:rsidR="00AE7E4E" w:rsidRDefault="00320805" w:rsidP="00071EA5">
            <w:pPr>
              <w:pStyle w:val="UnidaviTexto-Espao15"/>
              <w:ind w:firstLine="0"/>
              <w:rPr>
                <w:sz w:val="20"/>
                <w:szCs w:val="20"/>
              </w:rPr>
            </w:pPr>
            <w:r w:rsidRPr="681046A8">
              <w:rPr>
                <w:sz w:val="20"/>
                <w:szCs w:val="20"/>
              </w:rPr>
              <w:t xml:space="preserve">Cadastro de </w:t>
            </w:r>
            <w:r w:rsidR="50A69F60" w:rsidRPr="681046A8">
              <w:rPr>
                <w:sz w:val="20"/>
                <w:szCs w:val="20"/>
              </w:rPr>
              <w:t>Pessoas</w:t>
            </w:r>
          </w:p>
        </w:tc>
        <w:tc>
          <w:tcPr>
            <w:tcW w:w="3673" w:type="dxa"/>
          </w:tcPr>
          <w:p w14:paraId="775A2864" w14:textId="591F4178" w:rsidR="00AE7E4E" w:rsidRDefault="611B86A3" w:rsidP="00AA6CFA">
            <w:pPr>
              <w:jc w:val="both"/>
              <w:rPr>
                <w:sz w:val="20"/>
                <w:szCs w:val="20"/>
              </w:rPr>
            </w:pPr>
            <w:r w:rsidRPr="5721C0D0">
              <w:rPr>
                <w:sz w:val="20"/>
                <w:szCs w:val="20"/>
              </w:rPr>
              <w:t xml:space="preserve">O protótipo deve permitir que o usuário </w:t>
            </w:r>
            <w:r w:rsidR="67CE0565" w:rsidRPr="5721C0D0">
              <w:rPr>
                <w:sz w:val="20"/>
                <w:szCs w:val="20"/>
              </w:rPr>
              <w:t xml:space="preserve">cadastre </w:t>
            </w:r>
            <w:r w:rsidR="5595E70D" w:rsidRPr="5721C0D0">
              <w:rPr>
                <w:sz w:val="20"/>
                <w:szCs w:val="20"/>
              </w:rPr>
              <w:t xml:space="preserve">as pessoas, que </w:t>
            </w:r>
            <w:r w:rsidR="2A0D0B1B" w:rsidRPr="5721C0D0">
              <w:rPr>
                <w:sz w:val="20"/>
                <w:szCs w:val="20"/>
              </w:rPr>
              <w:t xml:space="preserve">poderão </w:t>
            </w:r>
            <w:r w:rsidR="5595E70D" w:rsidRPr="5721C0D0">
              <w:rPr>
                <w:sz w:val="20"/>
                <w:szCs w:val="20"/>
              </w:rPr>
              <w:t>ser utilizadas nos demais processos, sendo clientes, donos de terrenos, etc</w:t>
            </w:r>
            <w:r w:rsidRPr="5721C0D0">
              <w:rPr>
                <w:sz w:val="20"/>
                <w:szCs w:val="20"/>
              </w:rPr>
              <w:t xml:space="preserve">. </w:t>
            </w:r>
          </w:p>
        </w:tc>
        <w:tc>
          <w:tcPr>
            <w:tcW w:w="2133" w:type="dxa"/>
          </w:tcPr>
          <w:p w14:paraId="58CC7878" w14:textId="2206F003" w:rsidR="00AE7E4E" w:rsidRPr="00DE324B" w:rsidRDefault="4705BD60" w:rsidP="00071EA5">
            <w:pPr>
              <w:pStyle w:val="UnidaviTexto-Espao15"/>
              <w:ind w:firstLine="0"/>
              <w:rPr>
                <w:sz w:val="20"/>
                <w:szCs w:val="20"/>
              </w:rPr>
            </w:pPr>
            <w:r w:rsidRPr="681046A8">
              <w:rPr>
                <w:sz w:val="20"/>
                <w:szCs w:val="20"/>
              </w:rPr>
              <w:t>RN01</w:t>
            </w:r>
          </w:p>
        </w:tc>
      </w:tr>
      <w:tr w:rsidR="00910E54" w14:paraId="472AC2EB" w14:textId="77777777" w:rsidTr="10A9246F">
        <w:trPr>
          <w:trHeight w:val="300"/>
        </w:trPr>
        <w:tc>
          <w:tcPr>
            <w:tcW w:w="1078" w:type="dxa"/>
          </w:tcPr>
          <w:p w14:paraId="5CD1AB4F" w14:textId="0F33D24E" w:rsidR="00910E54" w:rsidRDefault="00910E54" w:rsidP="00071EA5">
            <w:pPr>
              <w:pStyle w:val="UnidaviTexto-Espao15"/>
              <w:ind w:firstLine="0"/>
              <w:rPr>
                <w:sz w:val="20"/>
                <w:szCs w:val="20"/>
              </w:rPr>
            </w:pPr>
            <w:r>
              <w:rPr>
                <w:sz w:val="20"/>
                <w:szCs w:val="20"/>
              </w:rPr>
              <w:t>RF06</w:t>
            </w:r>
          </w:p>
        </w:tc>
        <w:tc>
          <w:tcPr>
            <w:tcW w:w="2178" w:type="dxa"/>
          </w:tcPr>
          <w:p w14:paraId="72A5D90D" w14:textId="44B5FFEF" w:rsidR="00910E54" w:rsidRDefault="00910E54" w:rsidP="00071EA5">
            <w:pPr>
              <w:pStyle w:val="UnidaviTexto-Espao15"/>
              <w:ind w:firstLine="0"/>
              <w:rPr>
                <w:sz w:val="20"/>
                <w:szCs w:val="20"/>
              </w:rPr>
            </w:pPr>
            <w:r>
              <w:rPr>
                <w:sz w:val="20"/>
                <w:szCs w:val="20"/>
              </w:rPr>
              <w:t>Cadastro de Proposta</w:t>
            </w:r>
          </w:p>
        </w:tc>
        <w:tc>
          <w:tcPr>
            <w:tcW w:w="3673" w:type="dxa"/>
          </w:tcPr>
          <w:p w14:paraId="5F84C261" w14:textId="1F3539F1" w:rsidR="00910E54" w:rsidRDefault="75C08302" w:rsidP="00855B64">
            <w:pPr>
              <w:jc w:val="both"/>
              <w:rPr>
                <w:sz w:val="20"/>
                <w:szCs w:val="20"/>
              </w:rPr>
            </w:pPr>
            <w:r w:rsidRPr="5721C0D0">
              <w:rPr>
                <w:sz w:val="20"/>
                <w:szCs w:val="20"/>
              </w:rPr>
              <w:t>O protótipo deve permitir que o usuário cadastre suas propostas</w:t>
            </w:r>
            <w:r w:rsidR="2A4869D3" w:rsidRPr="5721C0D0">
              <w:rPr>
                <w:sz w:val="20"/>
                <w:szCs w:val="20"/>
              </w:rPr>
              <w:t>, definindo</w:t>
            </w:r>
            <w:r w:rsidR="79B007C5" w:rsidRPr="5721C0D0">
              <w:rPr>
                <w:sz w:val="20"/>
                <w:szCs w:val="20"/>
              </w:rPr>
              <w:t xml:space="preserve"> </w:t>
            </w:r>
            <w:r w:rsidR="2A4869D3" w:rsidRPr="5721C0D0">
              <w:rPr>
                <w:sz w:val="20"/>
                <w:szCs w:val="20"/>
              </w:rPr>
              <w:t xml:space="preserve">o </w:t>
            </w:r>
            <w:r w:rsidR="0E2C1A21" w:rsidRPr="5721C0D0">
              <w:rPr>
                <w:sz w:val="20"/>
                <w:szCs w:val="20"/>
              </w:rPr>
              <w:t xml:space="preserve">tipo, </w:t>
            </w:r>
            <w:r w:rsidR="2A4869D3" w:rsidRPr="5721C0D0">
              <w:rPr>
                <w:sz w:val="20"/>
                <w:szCs w:val="20"/>
              </w:rPr>
              <w:t xml:space="preserve">proponente, avalista, imóveis, cultura, </w:t>
            </w:r>
            <w:r w:rsidR="68FAB703" w:rsidRPr="5721C0D0">
              <w:rPr>
                <w:sz w:val="20"/>
                <w:szCs w:val="20"/>
              </w:rPr>
              <w:t xml:space="preserve">e </w:t>
            </w:r>
            <w:r w:rsidR="2A4869D3" w:rsidRPr="5721C0D0">
              <w:rPr>
                <w:sz w:val="20"/>
                <w:szCs w:val="20"/>
              </w:rPr>
              <w:t>se irá ou não possuir laudo de acompanhamento</w:t>
            </w:r>
            <w:r w:rsidR="79B007C5" w:rsidRPr="5721C0D0">
              <w:rPr>
                <w:sz w:val="20"/>
                <w:szCs w:val="20"/>
              </w:rPr>
              <w:t>.</w:t>
            </w:r>
          </w:p>
        </w:tc>
        <w:tc>
          <w:tcPr>
            <w:tcW w:w="2133" w:type="dxa"/>
          </w:tcPr>
          <w:p w14:paraId="2C45DF06" w14:textId="0186B85A" w:rsidR="12F6DCFE" w:rsidRDefault="12F6DCFE" w:rsidP="681046A8">
            <w:pPr>
              <w:pStyle w:val="UnidaviTexto-Espao15"/>
              <w:ind w:firstLine="0"/>
              <w:rPr>
                <w:sz w:val="20"/>
                <w:szCs w:val="20"/>
              </w:rPr>
            </w:pPr>
            <w:r w:rsidRPr="681046A8">
              <w:rPr>
                <w:sz w:val="20"/>
                <w:szCs w:val="20"/>
              </w:rPr>
              <w:t>RN02</w:t>
            </w:r>
          </w:p>
          <w:p w14:paraId="079F2FBB" w14:textId="1E7A62FD" w:rsidR="00910E54" w:rsidRPr="00DE324B" w:rsidRDefault="26D00D3F" w:rsidP="681046A8">
            <w:pPr>
              <w:pStyle w:val="UnidaviTexto-Espao15"/>
              <w:ind w:firstLine="0"/>
              <w:rPr>
                <w:sz w:val="20"/>
                <w:szCs w:val="20"/>
              </w:rPr>
            </w:pPr>
            <w:r w:rsidRPr="681046A8">
              <w:rPr>
                <w:sz w:val="20"/>
                <w:szCs w:val="20"/>
              </w:rPr>
              <w:t>RN05</w:t>
            </w:r>
          </w:p>
          <w:p w14:paraId="3CEA88EF" w14:textId="6414AF30" w:rsidR="00910E54" w:rsidRPr="00DE324B" w:rsidRDefault="26D00D3F" w:rsidP="681046A8">
            <w:pPr>
              <w:pStyle w:val="UnidaviTexto-Espao15"/>
              <w:ind w:firstLine="0"/>
              <w:rPr>
                <w:sz w:val="20"/>
                <w:szCs w:val="20"/>
              </w:rPr>
            </w:pPr>
            <w:r w:rsidRPr="681046A8">
              <w:rPr>
                <w:sz w:val="20"/>
                <w:szCs w:val="20"/>
              </w:rPr>
              <w:t>RN06</w:t>
            </w:r>
          </w:p>
          <w:p w14:paraId="0321EA6B" w14:textId="6449FD71" w:rsidR="00910E54" w:rsidRPr="00DE324B" w:rsidRDefault="26D00D3F" w:rsidP="00071EA5">
            <w:pPr>
              <w:pStyle w:val="UnidaviTexto-Espao15"/>
              <w:ind w:firstLine="0"/>
              <w:rPr>
                <w:sz w:val="20"/>
                <w:szCs w:val="20"/>
              </w:rPr>
            </w:pPr>
            <w:r w:rsidRPr="681046A8">
              <w:rPr>
                <w:sz w:val="20"/>
                <w:szCs w:val="20"/>
              </w:rPr>
              <w:t>RN07</w:t>
            </w:r>
          </w:p>
        </w:tc>
      </w:tr>
      <w:tr w:rsidR="5721C0D0" w14:paraId="35BF20A2" w14:textId="77777777" w:rsidTr="10A9246F">
        <w:trPr>
          <w:trHeight w:val="300"/>
        </w:trPr>
        <w:tc>
          <w:tcPr>
            <w:tcW w:w="1078" w:type="dxa"/>
          </w:tcPr>
          <w:p w14:paraId="78610736" w14:textId="1F0169FE" w:rsidR="51E7BE7C" w:rsidRDefault="51E7BE7C" w:rsidP="5721C0D0">
            <w:pPr>
              <w:pStyle w:val="UnidaviTexto-Espao15"/>
              <w:ind w:firstLine="0"/>
              <w:rPr>
                <w:sz w:val="20"/>
                <w:szCs w:val="20"/>
              </w:rPr>
            </w:pPr>
            <w:r w:rsidRPr="5721C0D0">
              <w:rPr>
                <w:sz w:val="20"/>
                <w:szCs w:val="20"/>
              </w:rPr>
              <w:t>RF07</w:t>
            </w:r>
          </w:p>
        </w:tc>
        <w:tc>
          <w:tcPr>
            <w:tcW w:w="2178" w:type="dxa"/>
          </w:tcPr>
          <w:p w14:paraId="68907163" w14:textId="5E23150E" w:rsidR="51E7BE7C" w:rsidRDefault="51E7BE7C" w:rsidP="5721C0D0">
            <w:pPr>
              <w:pStyle w:val="UnidaviTexto-Espao15"/>
              <w:ind w:firstLine="0"/>
              <w:rPr>
                <w:sz w:val="20"/>
                <w:szCs w:val="20"/>
              </w:rPr>
            </w:pPr>
            <w:r w:rsidRPr="5721C0D0">
              <w:rPr>
                <w:sz w:val="20"/>
                <w:szCs w:val="20"/>
              </w:rPr>
              <w:t>Cadastro de Tipo de Proposta</w:t>
            </w:r>
          </w:p>
        </w:tc>
        <w:tc>
          <w:tcPr>
            <w:tcW w:w="3673" w:type="dxa"/>
          </w:tcPr>
          <w:p w14:paraId="1D06437D" w14:textId="1A06C664" w:rsidR="51E7BE7C" w:rsidRDefault="51E7BE7C" w:rsidP="5721C0D0">
            <w:pPr>
              <w:jc w:val="both"/>
              <w:rPr>
                <w:sz w:val="20"/>
                <w:szCs w:val="20"/>
              </w:rPr>
            </w:pPr>
            <w:r w:rsidRPr="5721C0D0">
              <w:rPr>
                <w:sz w:val="20"/>
                <w:szCs w:val="20"/>
              </w:rPr>
              <w:t>O protótipo deve permitir o cadastro de Tipo de proposta</w:t>
            </w:r>
            <w:r w:rsidR="52B36394" w:rsidRPr="5721C0D0">
              <w:rPr>
                <w:sz w:val="20"/>
                <w:szCs w:val="20"/>
              </w:rPr>
              <w:t>, onde poderá ser definido o nome, observação e tipos de documentos obrigatórios para a proposta.</w:t>
            </w:r>
          </w:p>
        </w:tc>
        <w:tc>
          <w:tcPr>
            <w:tcW w:w="2133" w:type="dxa"/>
          </w:tcPr>
          <w:p w14:paraId="11C07196" w14:textId="3DFD81D7" w:rsidR="5721C0D0" w:rsidRDefault="5721C0D0" w:rsidP="5721C0D0">
            <w:pPr>
              <w:pStyle w:val="UnidaviTexto-Espao15"/>
              <w:rPr>
                <w:sz w:val="20"/>
                <w:szCs w:val="20"/>
              </w:rPr>
            </w:pPr>
          </w:p>
        </w:tc>
      </w:tr>
      <w:tr w:rsidR="681046A8" w14:paraId="7BFBE727" w14:textId="77777777" w:rsidTr="10A9246F">
        <w:trPr>
          <w:trHeight w:val="300"/>
        </w:trPr>
        <w:tc>
          <w:tcPr>
            <w:tcW w:w="1078" w:type="dxa"/>
          </w:tcPr>
          <w:p w14:paraId="14C83C0F" w14:textId="33ACBC90" w:rsidR="2CF9FA8E" w:rsidRDefault="2CF9FA8E" w:rsidP="681046A8">
            <w:pPr>
              <w:pStyle w:val="UnidaviTexto-Espao15"/>
              <w:ind w:firstLine="0"/>
              <w:rPr>
                <w:sz w:val="20"/>
                <w:szCs w:val="20"/>
              </w:rPr>
            </w:pPr>
            <w:r w:rsidRPr="681046A8">
              <w:rPr>
                <w:sz w:val="20"/>
                <w:szCs w:val="20"/>
              </w:rPr>
              <w:t>RF08</w:t>
            </w:r>
          </w:p>
        </w:tc>
        <w:tc>
          <w:tcPr>
            <w:tcW w:w="2178" w:type="dxa"/>
          </w:tcPr>
          <w:p w14:paraId="21FABE20" w14:textId="7FE43C80" w:rsidR="2CF9FA8E" w:rsidRDefault="3138A650" w:rsidP="681046A8">
            <w:pPr>
              <w:pStyle w:val="UnidaviTexto-Espao15"/>
              <w:ind w:firstLine="0"/>
              <w:rPr>
                <w:sz w:val="20"/>
                <w:szCs w:val="20"/>
              </w:rPr>
            </w:pPr>
            <w:r w:rsidRPr="5721C0D0">
              <w:rPr>
                <w:sz w:val="20"/>
                <w:szCs w:val="20"/>
              </w:rPr>
              <w:t xml:space="preserve">Cadastro de </w:t>
            </w:r>
            <w:r w:rsidR="2CB67D00" w:rsidRPr="5721C0D0">
              <w:rPr>
                <w:sz w:val="20"/>
                <w:szCs w:val="20"/>
              </w:rPr>
              <w:t>Filial</w:t>
            </w:r>
          </w:p>
        </w:tc>
        <w:tc>
          <w:tcPr>
            <w:tcW w:w="3673" w:type="dxa"/>
          </w:tcPr>
          <w:p w14:paraId="7E8CDD0A" w14:textId="6BD0BE44" w:rsidR="2CF9FA8E" w:rsidRDefault="3138A650" w:rsidP="681046A8">
            <w:pPr>
              <w:jc w:val="both"/>
              <w:rPr>
                <w:sz w:val="20"/>
                <w:szCs w:val="20"/>
              </w:rPr>
            </w:pPr>
            <w:r w:rsidRPr="5721C0D0">
              <w:rPr>
                <w:sz w:val="20"/>
                <w:szCs w:val="20"/>
              </w:rPr>
              <w:t xml:space="preserve">O protótipo deve permitir que o usuário cadastre </w:t>
            </w:r>
            <w:r w:rsidR="75C2C054" w:rsidRPr="5721C0D0">
              <w:rPr>
                <w:sz w:val="20"/>
                <w:szCs w:val="20"/>
              </w:rPr>
              <w:t xml:space="preserve">as filiais da empresa, </w:t>
            </w:r>
            <w:r w:rsidR="33494A0E" w:rsidRPr="5721C0D0">
              <w:rPr>
                <w:sz w:val="20"/>
                <w:szCs w:val="20"/>
              </w:rPr>
              <w:t>para que seja selecionada a filial ao cadastrar uma nova proposta.</w:t>
            </w:r>
          </w:p>
        </w:tc>
        <w:tc>
          <w:tcPr>
            <w:tcW w:w="2133" w:type="dxa"/>
          </w:tcPr>
          <w:p w14:paraId="4558971C" w14:textId="3F8C35F8" w:rsidR="27D087CF" w:rsidRDefault="27D087CF" w:rsidP="681046A8">
            <w:pPr>
              <w:pStyle w:val="UnidaviTexto-Espao15"/>
              <w:ind w:firstLine="0"/>
              <w:rPr>
                <w:sz w:val="20"/>
                <w:szCs w:val="20"/>
              </w:rPr>
            </w:pPr>
            <w:r w:rsidRPr="681046A8">
              <w:rPr>
                <w:sz w:val="20"/>
                <w:szCs w:val="20"/>
              </w:rPr>
              <w:t>RN02</w:t>
            </w:r>
          </w:p>
        </w:tc>
      </w:tr>
      <w:tr w:rsidR="681046A8" w14:paraId="0A5775BF" w14:textId="77777777" w:rsidTr="10A9246F">
        <w:trPr>
          <w:trHeight w:val="300"/>
        </w:trPr>
        <w:tc>
          <w:tcPr>
            <w:tcW w:w="1078" w:type="dxa"/>
          </w:tcPr>
          <w:p w14:paraId="52F1A165" w14:textId="443E7B35" w:rsidR="2CF9FA8E" w:rsidRDefault="2CF9FA8E" w:rsidP="681046A8">
            <w:pPr>
              <w:pStyle w:val="UnidaviTexto-Espao15"/>
              <w:ind w:firstLine="0"/>
              <w:rPr>
                <w:sz w:val="20"/>
                <w:szCs w:val="20"/>
              </w:rPr>
            </w:pPr>
            <w:r w:rsidRPr="681046A8">
              <w:rPr>
                <w:sz w:val="20"/>
                <w:szCs w:val="20"/>
              </w:rPr>
              <w:t>RF09</w:t>
            </w:r>
          </w:p>
        </w:tc>
        <w:tc>
          <w:tcPr>
            <w:tcW w:w="2178" w:type="dxa"/>
          </w:tcPr>
          <w:p w14:paraId="087F33FA" w14:textId="5B8FB303" w:rsidR="2CF9FA8E" w:rsidRDefault="2CF9FA8E" w:rsidP="681046A8">
            <w:pPr>
              <w:pStyle w:val="UnidaviTexto-Espao15"/>
              <w:ind w:firstLine="0"/>
              <w:rPr>
                <w:sz w:val="20"/>
                <w:szCs w:val="20"/>
              </w:rPr>
            </w:pPr>
            <w:r w:rsidRPr="681046A8">
              <w:rPr>
                <w:sz w:val="20"/>
                <w:szCs w:val="20"/>
              </w:rPr>
              <w:t xml:space="preserve">Cadastro de </w:t>
            </w:r>
            <w:r w:rsidR="67B611CA" w:rsidRPr="681046A8">
              <w:rPr>
                <w:sz w:val="20"/>
                <w:szCs w:val="20"/>
              </w:rPr>
              <w:t>Laudo de acompanhamento.</w:t>
            </w:r>
          </w:p>
        </w:tc>
        <w:tc>
          <w:tcPr>
            <w:tcW w:w="3673" w:type="dxa"/>
          </w:tcPr>
          <w:p w14:paraId="0AE8DE49" w14:textId="2209B1EE" w:rsidR="67B611CA" w:rsidRDefault="67B611CA" w:rsidP="681046A8">
            <w:pPr>
              <w:jc w:val="both"/>
              <w:rPr>
                <w:sz w:val="20"/>
                <w:szCs w:val="20"/>
              </w:rPr>
            </w:pPr>
            <w:r w:rsidRPr="681046A8">
              <w:rPr>
                <w:sz w:val="20"/>
                <w:szCs w:val="20"/>
              </w:rPr>
              <w:t xml:space="preserve">O protótipo deve permitir o cadastro de Laudos de acompanhamento para as propostas, onde </w:t>
            </w:r>
            <w:r w:rsidR="2FF4099E" w:rsidRPr="681046A8">
              <w:rPr>
                <w:sz w:val="20"/>
                <w:szCs w:val="20"/>
              </w:rPr>
              <w:t>será obrigatório o cadastro caso a proposta esteja com a opção “Possui laudo de acompanhamento” marcada.</w:t>
            </w:r>
          </w:p>
        </w:tc>
        <w:tc>
          <w:tcPr>
            <w:tcW w:w="2133" w:type="dxa"/>
          </w:tcPr>
          <w:p w14:paraId="13A94075" w14:textId="2542137A" w:rsidR="56F9F44F" w:rsidRDefault="56F9F44F" w:rsidP="681046A8">
            <w:pPr>
              <w:pStyle w:val="UnidaviTexto-Espao15"/>
              <w:ind w:firstLine="0"/>
              <w:rPr>
                <w:sz w:val="20"/>
                <w:szCs w:val="20"/>
              </w:rPr>
            </w:pPr>
            <w:r w:rsidRPr="681046A8">
              <w:rPr>
                <w:sz w:val="20"/>
                <w:szCs w:val="20"/>
              </w:rPr>
              <w:t>RN01</w:t>
            </w:r>
          </w:p>
          <w:p w14:paraId="25D0351C" w14:textId="6D527EAF" w:rsidR="3986CEA7" w:rsidRDefault="3986CEA7" w:rsidP="681046A8">
            <w:pPr>
              <w:pStyle w:val="UnidaviTexto-Espao15"/>
              <w:ind w:firstLine="0"/>
              <w:rPr>
                <w:sz w:val="20"/>
                <w:szCs w:val="20"/>
              </w:rPr>
            </w:pPr>
            <w:r w:rsidRPr="681046A8">
              <w:rPr>
                <w:sz w:val="20"/>
                <w:szCs w:val="20"/>
              </w:rPr>
              <w:t>RN07</w:t>
            </w:r>
          </w:p>
        </w:tc>
      </w:tr>
      <w:tr w:rsidR="00910E54" w14:paraId="27DDF954" w14:textId="77777777" w:rsidTr="10A9246F">
        <w:trPr>
          <w:trHeight w:val="300"/>
        </w:trPr>
        <w:tc>
          <w:tcPr>
            <w:tcW w:w="1078" w:type="dxa"/>
          </w:tcPr>
          <w:p w14:paraId="4E2E7554" w14:textId="6A0F641E" w:rsidR="00910E54" w:rsidRDefault="18E8922D" w:rsidP="00071EA5">
            <w:pPr>
              <w:pStyle w:val="UnidaviTexto-Espao15"/>
              <w:ind w:firstLine="0"/>
              <w:rPr>
                <w:sz w:val="20"/>
                <w:szCs w:val="20"/>
              </w:rPr>
            </w:pPr>
            <w:r w:rsidRPr="5721C0D0">
              <w:rPr>
                <w:sz w:val="20"/>
                <w:szCs w:val="20"/>
              </w:rPr>
              <w:t>RF</w:t>
            </w:r>
            <w:r w:rsidR="01873B26" w:rsidRPr="5721C0D0">
              <w:rPr>
                <w:sz w:val="20"/>
                <w:szCs w:val="20"/>
              </w:rPr>
              <w:t>10</w:t>
            </w:r>
          </w:p>
        </w:tc>
        <w:tc>
          <w:tcPr>
            <w:tcW w:w="2178" w:type="dxa"/>
          </w:tcPr>
          <w:p w14:paraId="6757E524" w14:textId="7471DEDB" w:rsidR="00910E54" w:rsidRDefault="18E8922D" w:rsidP="00071EA5">
            <w:pPr>
              <w:pStyle w:val="UnidaviTexto-Espao15"/>
              <w:ind w:firstLine="0"/>
              <w:rPr>
                <w:sz w:val="20"/>
                <w:szCs w:val="20"/>
              </w:rPr>
            </w:pPr>
            <w:r w:rsidRPr="5721C0D0">
              <w:rPr>
                <w:sz w:val="20"/>
                <w:szCs w:val="20"/>
              </w:rPr>
              <w:t>Cadastro</w:t>
            </w:r>
            <w:r w:rsidR="133BF938" w:rsidRPr="5721C0D0">
              <w:rPr>
                <w:sz w:val="20"/>
                <w:szCs w:val="20"/>
              </w:rPr>
              <w:t xml:space="preserve"> </w:t>
            </w:r>
            <w:r w:rsidRPr="5721C0D0">
              <w:rPr>
                <w:sz w:val="20"/>
                <w:szCs w:val="20"/>
              </w:rPr>
              <w:t>de Documentos</w:t>
            </w:r>
          </w:p>
        </w:tc>
        <w:tc>
          <w:tcPr>
            <w:tcW w:w="3673" w:type="dxa"/>
          </w:tcPr>
          <w:p w14:paraId="31FE76D0" w14:textId="1193DA9E" w:rsidR="00910E54" w:rsidRPr="004A15D3" w:rsidRDefault="75C08302" w:rsidP="5721C0D0">
            <w:pPr>
              <w:jc w:val="both"/>
              <w:rPr>
                <w:sz w:val="20"/>
                <w:szCs w:val="20"/>
              </w:rPr>
            </w:pPr>
            <w:r w:rsidRPr="004A15D3">
              <w:rPr>
                <w:sz w:val="20"/>
                <w:szCs w:val="20"/>
              </w:rPr>
              <w:t xml:space="preserve">O protótipo deve permitir o cadastro de documentos, </w:t>
            </w:r>
            <w:r w:rsidR="05E3DAE8" w:rsidRPr="004A15D3">
              <w:rPr>
                <w:sz w:val="20"/>
                <w:szCs w:val="20"/>
              </w:rPr>
              <w:t>que possuirá um Tipo de documentação, e poderá estar vinculada a uma proposta, cliente ou imóvel.</w:t>
            </w:r>
          </w:p>
        </w:tc>
        <w:tc>
          <w:tcPr>
            <w:tcW w:w="2133" w:type="dxa"/>
          </w:tcPr>
          <w:p w14:paraId="0A20D026" w14:textId="14C0D494" w:rsidR="00910E54" w:rsidRPr="00DE324B" w:rsidRDefault="0D876992" w:rsidP="00071EA5">
            <w:pPr>
              <w:pStyle w:val="UnidaviTexto-Espao15"/>
              <w:ind w:firstLine="0"/>
              <w:rPr>
                <w:sz w:val="20"/>
                <w:szCs w:val="20"/>
              </w:rPr>
            </w:pPr>
            <w:r w:rsidRPr="681046A8">
              <w:rPr>
                <w:sz w:val="20"/>
                <w:szCs w:val="20"/>
              </w:rPr>
              <w:t>RN08</w:t>
            </w:r>
          </w:p>
        </w:tc>
      </w:tr>
      <w:tr w:rsidR="681046A8" w14:paraId="130A22F4" w14:textId="77777777" w:rsidTr="10A9246F">
        <w:trPr>
          <w:trHeight w:val="300"/>
        </w:trPr>
        <w:tc>
          <w:tcPr>
            <w:tcW w:w="1078" w:type="dxa"/>
          </w:tcPr>
          <w:p w14:paraId="20158804" w14:textId="68556635" w:rsidR="700B5B4A" w:rsidRDefault="02F0396B" w:rsidP="681046A8">
            <w:pPr>
              <w:pStyle w:val="UnidaviTexto-Espao15"/>
              <w:ind w:firstLine="0"/>
              <w:rPr>
                <w:sz w:val="20"/>
                <w:szCs w:val="20"/>
              </w:rPr>
            </w:pPr>
            <w:r w:rsidRPr="5721C0D0">
              <w:rPr>
                <w:sz w:val="20"/>
                <w:szCs w:val="20"/>
              </w:rPr>
              <w:t>RF</w:t>
            </w:r>
            <w:r w:rsidR="436D4378" w:rsidRPr="5721C0D0">
              <w:rPr>
                <w:sz w:val="20"/>
                <w:szCs w:val="20"/>
              </w:rPr>
              <w:t>11</w:t>
            </w:r>
          </w:p>
        </w:tc>
        <w:tc>
          <w:tcPr>
            <w:tcW w:w="2178" w:type="dxa"/>
          </w:tcPr>
          <w:p w14:paraId="4C7D69A2" w14:textId="664BFCBE" w:rsidR="700B5B4A" w:rsidRDefault="700B5B4A" w:rsidP="681046A8">
            <w:pPr>
              <w:pStyle w:val="UnidaviTexto-Espao15"/>
              <w:ind w:firstLine="0"/>
              <w:rPr>
                <w:sz w:val="20"/>
                <w:szCs w:val="20"/>
              </w:rPr>
            </w:pPr>
            <w:r w:rsidRPr="681046A8">
              <w:rPr>
                <w:sz w:val="20"/>
                <w:szCs w:val="20"/>
              </w:rPr>
              <w:t>Cadastro de Culturas</w:t>
            </w:r>
          </w:p>
        </w:tc>
        <w:tc>
          <w:tcPr>
            <w:tcW w:w="3673" w:type="dxa"/>
          </w:tcPr>
          <w:p w14:paraId="3CF26C70" w14:textId="1C625552" w:rsidR="700B5B4A" w:rsidRDefault="700B5B4A" w:rsidP="681046A8">
            <w:pPr>
              <w:jc w:val="both"/>
              <w:rPr>
                <w:sz w:val="20"/>
                <w:szCs w:val="20"/>
              </w:rPr>
            </w:pPr>
            <w:r w:rsidRPr="681046A8">
              <w:rPr>
                <w:sz w:val="20"/>
                <w:szCs w:val="20"/>
              </w:rPr>
              <w:t xml:space="preserve">O protótipo deve permitir o cadastro de culturas, como Milho, Cebola, Beterraba, </w:t>
            </w:r>
            <w:r w:rsidRPr="681046A8">
              <w:rPr>
                <w:sz w:val="20"/>
                <w:szCs w:val="20"/>
              </w:rPr>
              <w:lastRenderedPageBreak/>
              <w:t>etc. Onde poderá ser indicado o nome e preço de mercado atual, sendo o preço por Kg.</w:t>
            </w:r>
          </w:p>
        </w:tc>
        <w:tc>
          <w:tcPr>
            <w:tcW w:w="2133" w:type="dxa"/>
          </w:tcPr>
          <w:p w14:paraId="0360D732" w14:textId="0BB1F7A4" w:rsidR="0E4C510D" w:rsidRDefault="0E4C510D" w:rsidP="681046A8">
            <w:pPr>
              <w:pStyle w:val="UnidaviTexto-Espao15"/>
              <w:ind w:firstLine="0"/>
              <w:rPr>
                <w:sz w:val="20"/>
                <w:szCs w:val="20"/>
              </w:rPr>
            </w:pPr>
            <w:r w:rsidRPr="681046A8">
              <w:rPr>
                <w:sz w:val="20"/>
                <w:szCs w:val="20"/>
              </w:rPr>
              <w:lastRenderedPageBreak/>
              <w:t>RN03</w:t>
            </w:r>
          </w:p>
        </w:tc>
      </w:tr>
      <w:tr w:rsidR="681046A8" w14:paraId="490DC4EF" w14:textId="77777777" w:rsidTr="10A9246F">
        <w:trPr>
          <w:trHeight w:val="300"/>
        </w:trPr>
        <w:tc>
          <w:tcPr>
            <w:tcW w:w="1078" w:type="dxa"/>
          </w:tcPr>
          <w:p w14:paraId="728FAC98" w14:textId="45A1B238" w:rsidR="6927C322" w:rsidRDefault="794DA881" w:rsidP="681046A8">
            <w:pPr>
              <w:pStyle w:val="UnidaviTexto-Espao15"/>
              <w:ind w:firstLine="0"/>
              <w:rPr>
                <w:sz w:val="20"/>
                <w:szCs w:val="20"/>
              </w:rPr>
            </w:pPr>
            <w:r w:rsidRPr="5721C0D0">
              <w:rPr>
                <w:sz w:val="20"/>
                <w:szCs w:val="20"/>
              </w:rPr>
              <w:t>RF</w:t>
            </w:r>
            <w:r w:rsidR="408804AC" w:rsidRPr="5721C0D0">
              <w:rPr>
                <w:sz w:val="20"/>
                <w:szCs w:val="20"/>
              </w:rPr>
              <w:t>12</w:t>
            </w:r>
          </w:p>
        </w:tc>
        <w:tc>
          <w:tcPr>
            <w:tcW w:w="2178" w:type="dxa"/>
          </w:tcPr>
          <w:p w14:paraId="684AC4CA" w14:textId="5882DC26" w:rsidR="6927C322" w:rsidRDefault="6927C322" w:rsidP="681046A8">
            <w:pPr>
              <w:pStyle w:val="UnidaviTexto-Espao15"/>
              <w:ind w:firstLine="0"/>
              <w:rPr>
                <w:sz w:val="20"/>
                <w:szCs w:val="20"/>
              </w:rPr>
            </w:pPr>
            <w:r w:rsidRPr="681046A8">
              <w:rPr>
                <w:sz w:val="20"/>
                <w:szCs w:val="20"/>
              </w:rPr>
              <w:t>Impressão de Proposta</w:t>
            </w:r>
          </w:p>
        </w:tc>
        <w:tc>
          <w:tcPr>
            <w:tcW w:w="3673" w:type="dxa"/>
          </w:tcPr>
          <w:p w14:paraId="67FBF8D7" w14:textId="3AF0A4AD" w:rsidR="6927C322" w:rsidRDefault="794DA881" w:rsidP="00893AFC">
            <w:pPr>
              <w:jc w:val="both"/>
              <w:rPr>
                <w:sz w:val="20"/>
                <w:szCs w:val="20"/>
              </w:rPr>
            </w:pPr>
            <w:r w:rsidRPr="5721C0D0">
              <w:rPr>
                <w:sz w:val="20"/>
                <w:szCs w:val="20"/>
              </w:rPr>
              <w:t xml:space="preserve">O protótipo deve permitir a impressão da proposta em modelo padronizado, trazendo todas as informações em </w:t>
            </w:r>
            <w:r w:rsidR="6A0F0100" w:rsidRPr="5721C0D0">
              <w:rPr>
                <w:sz w:val="20"/>
                <w:szCs w:val="20"/>
              </w:rPr>
              <w:t>relatório</w:t>
            </w:r>
            <w:r w:rsidRPr="5721C0D0">
              <w:rPr>
                <w:sz w:val="20"/>
                <w:szCs w:val="20"/>
              </w:rPr>
              <w:t xml:space="preserve"> que poderá ser impresso posteriormente. Deverá também trazer </w:t>
            </w:r>
            <w:r w:rsidR="586D35D0" w:rsidRPr="5721C0D0">
              <w:rPr>
                <w:sz w:val="20"/>
                <w:szCs w:val="20"/>
              </w:rPr>
              <w:t>espaços reservados para a assinatura do cliente e do técnico responsável pela proposta.</w:t>
            </w:r>
          </w:p>
        </w:tc>
        <w:tc>
          <w:tcPr>
            <w:tcW w:w="2133" w:type="dxa"/>
          </w:tcPr>
          <w:p w14:paraId="4F5A65FD" w14:textId="65B05FB9" w:rsidR="681046A8" w:rsidRDefault="681046A8" w:rsidP="681046A8">
            <w:pPr>
              <w:pStyle w:val="UnidaviTexto-Espao15"/>
              <w:rPr>
                <w:sz w:val="20"/>
                <w:szCs w:val="20"/>
              </w:rPr>
            </w:pPr>
          </w:p>
        </w:tc>
      </w:tr>
      <w:tr w:rsidR="681046A8" w14:paraId="0B08D959" w14:textId="77777777" w:rsidTr="10A9246F">
        <w:trPr>
          <w:trHeight w:val="300"/>
        </w:trPr>
        <w:tc>
          <w:tcPr>
            <w:tcW w:w="1078" w:type="dxa"/>
          </w:tcPr>
          <w:p w14:paraId="3D5E31BC" w14:textId="0C29CD00" w:rsidR="4EE0CC1F" w:rsidRDefault="586D35D0" w:rsidP="681046A8">
            <w:pPr>
              <w:pStyle w:val="UnidaviTexto-Espao15"/>
              <w:ind w:firstLine="0"/>
              <w:rPr>
                <w:sz w:val="20"/>
                <w:szCs w:val="20"/>
              </w:rPr>
            </w:pPr>
            <w:r w:rsidRPr="5721C0D0">
              <w:rPr>
                <w:sz w:val="20"/>
                <w:szCs w:val="20"/>
              </w:rPr>
              <w:t>RF1</w:t>
            </w:r>
            <w:r w:rsidR="0157E8AF" w:rsidRPr="5721C0D0">
              <w:rPr>
                <w:sz w:val="20"/>
                <w:szCs w:val="20"/>
              </w:rPr>
              <w:t>3</w:t>
            </w:r>
          </w:p>
        </w:tc>
        <w:tc>
          <w:tcPr>
            <w:tcW w:w="2178" w:type="dxa"/>
          </w:tcPr>
          <w:p w14:paraId="6D9529D5" w14:textId="7523EC0E" w:rsidR="4EE0CC1F" w:rsidRDefault="4EE0CC1F" w:rsidP="681046A8">
            <w:pPr>
              <w:pStyle w:val="UnidaviTexto-Espao15"/>
              <w:ind w:firstLine="0"/>
              <w:rPr>
                <w:sz w:val="20"/>
                <w:szCs w:val="20"/>
              </w:rPr>
            </w:pPr>
            <w:r w:rsidRPr="681046A8">
              <w:rPr>
                <w:sz w:val="20"/>
                <w:szCs w:val="20"/>
              </w:rPr>
              <w:t xml:space="preserve">Cadastro de </w:t>
            </w:r>
            <w:r w:rsidR="7DE13462" w:rsidRPr="681046A8">
              <w:rPr>
                <w:sz w:val="20"/>
                <w:szCs w:val="20"/>
              </w:rPr>
              <w:t>Imóveis</w:t>
            </w:r>
          </w:p>
        </w:tc>
        <w:tc>
          <w:tcPr>
            <w:tcW w:w="3673" w:type="dxa"/>
          </w:tcPr>
          <w:p w14:paraId="49CC8280" w14:textId="5153E2A5" w:rsidR="4EE0CC1F" w:rsidRDefault="586D35D0" w:rsidP="681046A8">
            <w:pPr>
              <w:jc w:val="both"/>
              <w:rPr>
                <w:sz w:val="20"/>
                <w:szCs w:val="20"/>
              </w:rPr>
            </w:pPr>
            <w:r w:rsidRPr="5721C0D0">
              <w:rPr>
                <w:sz w:val="20"/>
                <w:szCs w:val="20"/>
              </w:rPr>
              <w:t xml:space="preserve">O protótipo deverá permitir o cadastro de </w:t>
            </w:r>
            <w:r w:rsidR="2084719A" w:rsidRPr="5721C0D0">
              <w:rPr>
                <w:sz w:val="20"/>
                <w:szCs w:val="20"/>
              </w:rPr>
              <w:t>imóveis</w:t>
            </w:r>
            <w:r w:rsidRPr="5721C0D0">
              <w:rPr>
                <w:sz w:val="20"/>
                <w:szCs w:val="20"/>
              </w:rPr>
              <w:t>, onde deverá ser indicado o</w:t>
            </w:r>
            <w:r w:rsidR="38CA06F9" w:rsidRPr="5721C0D0">
              <w:rPr>
                <w:sz w:val="20"/>
                <w:szCs w:val="20"/>
              </w:rPr>
              <w:t xml:space="preserve"> nome</w:t>
            </w:r>
            <w:r w:rsidR="774BFCA7" w:rsidRPr="5721C0D0">
              <w:rPr>
                <w:sz w:val="20"/>
                <w:szCs w:val="20"/>
              </w:rPr>
              <w:t>, dono do terreno</w:t>
            </w:r>
            <w:r w:rsidR="38CA06F9" w:rsidRPr="5721C0D0">
              <w:rPr>
                <w:sz w:val="20"/>
                <w:szCs w:val="20"/>
              </w:rPr>
              <w:t>,</w:t>
            </w:r>
            <w:r w:rsidRPr="5721C0D0">
              <w:rPr>
                <w:sz w:val="20"/>
                <w:szCs w:val="20"/>
              </w:rPr>
              <w:t xml:space="preserve"> endereço, </w:t>
            </w:r>
            <w:r w:rsidR="69BD4570" w:rsidRPr="5721C0D0">
              <w:rPr>
                <w:sz w:val="20"/>
                <w:szCs w:val="20"/>
              </w:rPr>
              <w:t xml:space="preserve">roteiro de acesso, documentos, </w:t>
            </w:r>
            <w:r w:rsidR="2A85081D" w:rsidRPr="5721C0D0">
              <w:rPr>
                <w:sz w:val="20"/>
                <w:szCs w:val="20"/>
              </w:rPr>
              <w:t>arquivo KML</w:t>
            </w:r>
            <w:r w:rsidR="0E54501D" w:rsidRPr="5721C0D0">
              <w:rPr>
                <w:sz w:val="20"/>
                <w:szCs w:val="20"/>
              </w:rPr>
              <w:t xml:space="preserve"> </w:t>
            </w:r>
            <w:r w:rsidR="0E54501D" w:rsidRPr="004A15D3">
              <w:rPr>
                <w:i/>
                <w:iCs/>
                <w:sz w:val="20"/>
                <w:szCs w:val="20"/>
              </w:rPr>
              <w:t>(</w:t>
            </w:r>
            <w:proofErr w:type="spellStart"/>
            <w:r w:rsidR="0E54501D" w:rsidRPr="004A15D3">
              <w:rPr>
                <w:i/>
                <w:iCs/>
                <w:sz w:val="20"/>
                <w:szCs w:val="20"/>
              </w:rPr>
              <w:t>Keyhole</w:t>
            </w:r>
            <w:proofErr w:type="spellEnd"/>
            <w:r w:rsidR="0E54501D" w:rsidRPr="004A15D3">
              <w:rPr>
                <w:i/>
                <w:iCs/>
                <w:sz w:val="20"/>
                <w:szCs w:val="20"/>
              </w:rPr>
              <w:t xml:space="preserve"> Markup </w:t>
            </w:r>
            <w:proofErr w:type="spellStart"/>
            <w:r w:rsidR="0E54501D" w:rsidRPr="004A15D3">
              <w:rPr>
                <w:i/>
                <w:iCs/>
                <w:sz w:val="20"/>
                <w:szCs w:val="20"/>
              </w:rPr>
              <w:t>Language</w:t>
            </w:r>
            <w:proofErr w:type="spellEnd"/>
            <w:r w:rsidR="0E54501D" w:rsidRPr="004A15D3">
              <w:rPr>
                <w:sz w:val="20"/>
                <w:szCs w:val="20"/>
              </w:rPr>
              <w:t>)</w:t>
            </w:r>
            <w:r w:rsidR="2A85081D" w:rsidRPr="00A96C0B">
              <w:rPr>
                <w:sz w:val="20"/>
                <w:szCs w:val="20"/>
              </w:rPr>
              <w:t xml:space="preserve"> com</w:t>
            </w:r>
            <w:r w:rsidR="2A85081D" w:rsidRPr="5721C0D0">
              <w:rPr>
                <w:sz w:val="20"/>
                <w:szCs w:val="20"/>
              </w:rPr>
              <w:t xml:space="preserve"> dados geográficos.</w:t>
            </w:r>
          </w:p>
        </w:tc>
        <w:tc>
          <w:tcPr>
            <w:tcW w:w="2133" w:type="dxa"/>
          </w:tcPr>
          <w:p w14:paraId="3C45BDB7" w14:textId="07D493A0" w:rsidR="4B352BCB" w:rsidRDefault="4B352BCB" w:rsidP="681046A8">
            <w:pPr>
              <w:pStyle w:val="UnidaviTexto-Espao15"/>
              <w:ind w:firstLine="0"/>
              <w:rPr>
                <w:sz w:val="20"/>
                <w:szCs w:val="20"/>
              </w:rPr>
            </w:pPr>
            <w:r w:rsidRPr="681046A8">
              <w:rPr>
                <w:sz w:val="20"/>
                <w:szCs w:val="20"/>
              </w:rPr>
              <w:t>RN04</w:t>
            </w:r>
          </w:p>
          <w:p w14:paraId="22CCFA12" w14:textId="1C16D3FF" w:rsidR="4B352BCB" w:rsidRDefault="4B352BCB" w:rsidP="681046A8">
            <w:pPr>
              <w:pStyle w:val="UnidaviTexto-Espao15"/>
              <w:ind w:firstLine="0"/>
              <w:rPr>
                <w:sz w:val="20"/>
                <w:szCs w:val="20"/>
              </w:rPr>
            </w:pPr>
            <w:r w:rsidRPr="681046A8">
              <w:rPr>
                <w:sz w:val="20"/>
                <w:szCs w:val="20"/>
              </w:rPr>
              <w:t>RN05</w:t>
            </w:r>
          </w:p>
        </w:tc>
      </w:tr>
      <w:tr w:rsidR="681046A8" w14:paraId="1B00F4D1" w14:textId="77777777" w:rsidTr="10A9246F">
        <w:trPr>
          <w:trHeight w:val="300"/>
        </w:trPr>
        <w:tc>
          <w:tcPr>
            <w:tcW w:w="1078" w:type="dxa"/>
          </w:tcPr>
          <w:p w14:paraId="295B90D3" w14:textId="6482A274" w:rsidR="7ABCF730" w:rsidRDefault="0BBA8FAA" w:rsidP="681046A8">
            <w:pPr>
              <w:pStyle w:val="UnidaviTexto-Espao15"/>
              <w:ind w:firstLine="0"/>
              <w:rPr>
                <w:sz w:val="20"/>
                <w:szCs w:val="20"/>
              </w:rPr>
            </w:pPr>
            <w:r w:rsidRPr="5721C0D0">
              <w:rPr>
                <w:sz w:val="20"/>
                <w:szCs w:val="20"/>
              </w:rPr>
              <w:t>RF1</w:t>
            </w:r>
            <w:r w:rsidR="5EC7E176" w:rsidRPr="5721C0D0">
              <w:rPr>
                <w:sz w:val="20"/>
                <w:szCs w:val="20"/>
              </w:rPr>
              <w:t>4</w:t>
            </w:r>
          </w:p>
        </w:tc>
        <w:tc>
          <w:tcPr>
            <w:tcW w:w="2178" w:type="dxa"/>
          </w:tcPr>
          <w:p w14:paraId="6451309B" w14:textId="7205EB96" w:rsidR="7ABCF730" w:rsidRDefault="7ABCF730" w:rsidP="681046A8">
            <w:pPr>
              <w:pStyle w:val="UnidaviTexto-Espao15"/>
              <w:ind w:firstLine="0"/>
              <w:rPr>
                <w:sz w:val="20"/>
                <w:szCs w:val="20"/>
              </w:rPr>
            </w:pPr>
            <w:r w:rsidRPr="681046A8">
              <w:rPr>
                <w:sz w:val="20"/>
                <w:szCs w:val="20"/>
              </w:rPr>
              <w:t xml:space="preserve">Cadastro de Permissões de </w:t>
            </w:r>
            <w:r w:rsidR="7B637D03" w:rsidRPr="681046A8">
              <w:rPr>
                <w:sz w:val="20"/>
                <w:szCs w:val="20"/>
              </w:rPr>
              <w:t>U</w:t>
            </w:r>
            <w:r w:rsidRPr="681046A8">
              <w:rPr>
                <w:sz w:val="20"/>
                <w:szCs w:val="20"/>
              </w:rPr>
              <w:t>suário</w:t>
            </w:r>
          </w:p>
        </w:tc>
        <w:tc>
          <w:tcPr>
            <w:tcW w:w="3673" w:type="dxa"/>
          </w:tcPr>
          <w:p w14:paraId="57F867E8" w14:textId="4E9C3EBC" w:rsidR="7ABCF730" w:rsidRDefault="7ABCF730" w:rsidP="681046A8">
            <w:pPr>
              <w:jc w:val="both"/>
              <w:rPr>
                <w:sz w:val="20"/>
                <w:szCs w:val="20"/>
              </w:rPr>
            </w:pPr>
            <w:r w:rsidRPr="681046A8">
              <w:rPr>
                <w:sz w:val="20"/>
                <w:szCs w:val="20"/>
              </w:rPr>
              <w:t>O protótipo deverá permitir o cadastro de permissões de usuário, sendo possível informar qual a rotina e quais ações o usuário possui permissão para realizar.</w:t>
            </w:r>
          </w:p>
        </w:tc>
        <w:tc>
          <w:tcPr>
            <w:tcW w:w="2133" w:type="dxa"/>
          </w:tcPr>
          <w:p w14:paraId="01146B6B" w14:textId="3F494B00" w:rsidR="69F2BB3A" w:rsidRDefault="69F2BB3A" w:rsidP="681046A8">
            <w:pPr>
              <w:pStyle w:val="UnidaviTexto-Espao15"/>
              <w:ind w:firstLine="0"/>
              <w:rPr>
                <w:sz w:val="20"/>
                <w:szCs w:val="20"/>
              </w:rPr>
            </w:pPr>
            <w:r w:rsidRPr="681046A8">
              <w:rPr>
                <w:sz w:val="20"/>
                <w:szCs w:val="20"/>
              </w:rPr>
              <w:t>RN01</w:t>
            </w:r>
          </w:p>
        </w:tc>
      </w:tr>
      <w:tr w:rsidR="681046A8" w14:paraId="333BAB9B" w14:textId="77777777" w:rsidTr="10A9246F">
        <w:trPr>
          <w:trHeight w:val="300"/>
        </w:trPr>
        <w:tc>
          <w:tcPr>
            <w:tcW w:w="1078" w:type="dxa"/>
          </w:tcPr>
          <w:p w14:paraId="7CE24196" w14:textId="64C5CEB1" w:rsidR="0630B8F2" w:rsidRDefault="05757F5E" w:rsidP="681046A8">
            <w:pPr>
              <w:pStyle w:val="UnidaviTexto-Espao15"/>
              <w:ind w:firstLine="0"/>
              <w:rPr>
                <w:sz w:val="20"/>
                <w:szCs w:val="20"/>
              </w:rPr>
            </w:pPr>
            <w:r w:rsidRPr="5721C0D0">
              <w:rPr>
                <w:sz w:val="20"/>
                <w:szCs w:val="20"/>
              </w:rPr>
              <w:t>RF1</w:t>
            </w:r>
            <w:r w:rsidR="25146CA6" w:rsidRPr="5721C0D0">
              <w:rPr>
                <w:sz w:val="20"/>
                <w:szCs w:val="20"/>
              </w:rPr>
              <w:t>5</w:t>
            </w:r>
          </w:p>
        </w:tc>
        <w:tc>
          <w:tcPr>
            <w:tcW w:w="2178" w:type="dxa"/>
          </w:tcPr>
          <w:p w14:paraId="44DDE5EC" w14:textId="34137C63" w:rsidR="0630B8F2" w:rsidRPr="00893AFC" w:rsidRDefault="05757F5E" w:rsidP="681046A8">
            <w:pPr>
              <w:pStyle w:val="UnidaviTexto-Espao15"/>
              <w:ind w:firstLine="0"/>
              <w:rPr>
                <w:sz w:val="20"/>
                <w:szCs w:val="20"/>
              </w:rPr>
            </w:pPr>
            <w:r w:rsidRPr="5721C0D0">
              <w:rPr>
                <w:sz w:val="20"/>
                <w:szCs w:val="20"/>
              </w:rPr>
              <w:t>Cadastro de Imóvel d</w:t>
            </w:r>
            <w:r w:rsidR="439DF609" w:rsidRPr="5721C0D0">
              <w:rPr>
                <w:sz w:val="20"/>
                <w:szCs w:val="20"/>
              </w:rPr>
              <w:t>a Proposta</w:t>
            </w:r>
          </w:p>
        </w:tc>
        <w:tc>
          <w:tcPr>
            <w:tcW w:w="3673" w:type="dxa"/>
          </w:tcPr>
          <w:p w14:paraId="6D8349A0" w14:textId="2DE31BE9" w:rsidR="0630B8F2" w:rsidRDefault="0630B8F2" w:rsidP="681046A8">
            <w:pPr>
              <w:jc w:val="both"/>
              <w:rPr>
                <w:sz w:val="20"/>
                <w:szCs w:val="20"/>
              </w:rPr>
            </w:pPr>
            <w:r w:rsidRPr="681046A8">
              <w:rPr>
                <w:sz w:val="20"/>
                <w:szCs w:val="20"/>
              </w:rPr>
              <w:t>O protótipo deverá permitir o cadastro de Imóvel do projeto, para definir quais imóveis e qual a área do imóvel que será utilizada no projeto.</w:t>
            </w:r>
          </w:p>
        </w:tc>
        <w:tc>
          <w:tcPr>
            <w:tcW w:w="2133" w:type="dxa"/>
          </w:tcPr>
          <w:p w14:paraId="6F728AAD" w14:textId="36C9A9A7" w:rsidR="0630B8F2" w:rsidRDefault="0630B8F2" w:rsidP="681046A8">
            <w:pPr>
              <w:pStyle w:val="UnidaviTexto-Espao15"/>
              <w:ind w:firstLine="0"/>
              <w:rPr>
                <w:sz w:val="20"/>
                <w:szCs w:val="20"/>
              </w:rPr>
            </w:pPr>
            <w:r w:rsidRPr="681046A8">
              <w:rPr>
                <w:sz w:val="20"/>
                <w:szCs w:val="20"/>
              </w:rPr>
              <w:t>RN04</w:t>
            </w:r>
          </w:p>
          <w:p w14:paraId="78232603" w14:textId="0A87345F" w:rsidR="0630B8F2" w:rsidRDefault="0630B8F2" w:rsidP="681046A8">
            <w:pPr>
              <w:pStyle w:val="UnidaviTexto-Espao15"/>
              <w:ind w:firstLine="0"/>
              <w:rPr>
                <w:sz w:val="20"/>
                <w:szCs w:val="20"/>
              </w:rPr>
            </w:pPr>
            <w:r w:rsidRPr="681046A8">
              <w:rPr>
                <w:sz w:val="20"/>
                <w:szCs w:val="20"/>
              </w:rPr>
              <w:t>RN05</w:t>
            </w:r>
          </w:p>
        </w:tc>
      </w:tr>
      <w:tr w:rsidR="681046A8" w14:paraId="48D0CDA1" w14:textId="77777777" w:rsidTr="10A9246F">
        <w:trPr>
          <w:trHeight w:val="300"/>
        </w:trPr>
        <w:tc>
          <w:tcPr>
            <w:tcW w:w="1078" w:type="dxa"/>
          </w:tcPr>
          <w:p w14:paraId="62C66257" w14:textId="71EE4C57" w:rsidR="6358E8D1" w:rsidRDefault="3CAACE89" w:rsidP="681046A8">
            <w:pPr>
              <w:pStyle w:val="UnidaviTexto-Espao15"/>
              <w:ind w:firstLine="0"/>
              <w:rPr>
                <w:sz w:val="20"/>
                <w:szCs w:val="20"/>
              </w:rPr>
            </w:pPr>
            <w:r w:rsidRPr="5721C0D0">
              <w:rPr>
                <w:sz w:val="20"/>
                <w:szCs w:val="20"/>
              </w:rPr>
              <w:t>RF1</w:t>
            </w:r>
            <w:r w:rsidR="1576EA68" w:rsidRPr="5721C0D0">
              <w:rPr>
                <w:sz w:val="20"/>
                <w:szCs w:val="20"/>
              </w:rPr>
              <w:t>6</w:t>
            </w:r>
          </w:p>
        </w:tc>
        <w:tc>
          <w:tcPr>
            <w:tcW w:w="2178" w:type="dxa"/>
          </w:tcPr>
          <w:p w14:paraId="0E2B6DD0" w14:textId="24EBB5FF" w:rsidR="6358E8D1" w:rsidRDefault="3CAACE89" w:rsidP="681046A8">
            <w:pPr>
              <w:pStyle w:val="UnidaviTexto-Espao15"/>
              <w:ind w:firstLine="0"/>
              <w:rPr>
                <w:sz w:val="20"/>
                <w:szCs w:val="20"/>
              </w:rPr>
            </w:pPr>
            <w:r w:rsidRPr="5721C0D0">
              <w:rPr>
                <w:sz w:val="20"/>
                <w:szCs w:val="20"/>
              </w:rPr>
              <w:t>Cadastro de Tipo de Document</w:t>
            </w:r>
            <w:r w:rsidR="620C9861" w:rsidRPr="5721C0D0">
              <w:rPr>
                <w:sz w:val="20"/>
                <w:szCs w:val="20"/>
              </w:rPr>
              <w:t>ação</w:t>
            </w:r>
          </w:p>
        </w:tc>
        <w:tc>
          <w:tcPr>
            <w:tcW w:w="3673" w:type="dxa"/>
          </w:tcPr>
          <w:p w14:paraId="7929DE59" w14:textId="32716EAB" w:rsidR="6358E8D1" w:rsidRDefault="6358E8D1" w:rsidP="681046A8">
            <w:pPr>
              <w:jc w:val="both"/>
              <w:rPr>
                <w:sz w:val="20"/>
                <w:szCs w:val="20"/>
              </w:rPr>
            </w:pPr>
            <w:r w:rsidRPr="681046A8">
              <w:rPr>
                <w:sz w:val="20"/>
                <w:szCs w:val="20"/>
              </w:rPr>
              <w:t>O protótipo deverá permitir o cadastro de tipo de document</w:t>
            </w:r>
            <w:r w:rsidR="6ECC4076" w:rsidRPr="681046A8">
              <w:rPr>
                <w:sz w:val="20"/>
                <w:szCs w:val="20"/>
              </w:rPr>
              <w:t>açã</w:t>
            </w:r>
            <w:r w:rsidRPr="681046A8">
              <w:rPr>
                <w:sz w:val="20"/>
                <w:szCs w:val="20"/>
              </w:rPr>
              <w:t>o, como Certidão de casamento, RG, etc.</w:t>
            </w:r>
            <w:r w:rsidR="7C59A6C7" w:rsidRPr="681046A8">
              <w:rPr>
                <w:sz w:val="20"/>
                <w:szCs w:val="20"/>
              </w:rPr>
              <w:t xml:space="preserve"> Apenas definindo o nome do tipo.</w:t>
            </w:r>
          </w:p>
        </w:tc>
        <w:tc>
          <w:tcPr>
            <w:tcW w:w="2133" w:type="dxa"/>
          </w:tcPr>
          <w:p w14:paraId="09AD4456" w14:textId="6F134C09" w:rsidR="644BE39D" w:rsidRDefault="644BE39D" w:rsidP="681046A8">
            <w:pPr>
              <w:pStyle w:val="UnidaviTexto-Espao15"/>
              <w:ind w:firstLine="0"/>
              <w:rPr>
                <w:sz w:val="20"/>
                <w:szCs w:val="20"/>
              </w:rPr>
            </w:pPr>
            <w:r w:rsidRPr="681046A8">
              <w:rPr>
                <w:sz w:val="20"/>
                <w:szCs w:val="20"/>
              </w:rPr>
              <w:t>RN08</w:t>
            </w:r>
          </w:p>
        </w:tc>
      </w:tr>
      <w:tr w:rsidR="681046A8" w14:paraId="346191BD" w14:textId="77777777" w:rsidTr="10A9246F">
        <w:trPr>
          <w:trHeight w:val="300"/>
        </w:trPr>
        <w:tc>
          <w:tcPr>
            <w:tcW w:w="1078" w:type="dxa"/>
          </w:tcPr>
          <w:p w14:paraId="0868B44E" w14:textId="5260A49E" w:rsidR="681046A8" w:rsidRDefault="65767236" w:rsidP="681046A8">
            <w:pPr>
              <w:rPr>
                <w:sz w:val="20"/>
                <w:szCs w:val="20"/>
              </w:rPr>
            </w:pPr>
            <w:r w:rsidRPr="10A9246F">
              <w:rPr>
                <w:sz w:val="20"/>
                <w:szCs w:val="20"/>
              </w:rPr>
              <w:t>R</w:t>
            </w:r>
            <w:r w:rsidR="4D9265EA" w:rsidRPr="10A9246F">
              <w:rPr>
                <w:sz w:val="20"/>
                <w:szCs w:val="20"/>
              </w:rPr>
              <w:t>F</w:t>
            </w:r>
            <w:r w:rsidRPr="10A9246F">
              <w:rPr>
                <w:sz w:val="20"/>
                <w:szCs w:val="20"/>
              </w:rPr>
              <w:t>1</w:t>
            </w:r>
            <w:r w:rsidR="3C5BB22A" w:rsidRPr="10A9246F">
              <w:rPr>
                <w:sz w:val="20"/>
                <w:szCs w:val="20"/>
              </w:rPr>
              <w:t>7</w:t>
            </w:r>
          </w:p>
        </w:tc>
        <w:tc>
          <w:tcPr>
            <w:tcW w:w="2178" w:type="dxa"/>
          </w:tcPr>
          <w:p w14:paraId="4A680F3D" w14:textId="3AF63468" w:rsidR="681046A8" w:rsidRDefault="681046A8" w:rsidP="681046A8">
            <w:pPr>
              <w:rPr>
                <w:sz w:val="20"/>
                <w:szCs w:val="20"/>
              </w:rPr>
            </w:pPr>
            <w:r w:rsidRPr="681046A8">
              <w:rPr>
                <w:sz w:val="20"/>
                <w:szCs w:val="20"/>
              </w:rPr>
              <w:t>Documentação Obrigatória do Tipo de Proposta</w:t>
            </w:r>
          </w:p>
        </w:tc>
        <w:tc>
          <w:tcPr>
            <w:tcW w:w="3673" w:type="dxa"/>
          </w:tcPr>
          <w:p w14:paraId="1EC844A8" w14:textId="50EC87F6" w:rsidR="681046A8" w:rsidRDefault="681046A8" w:rsidP="681046A8">
            <w:pPr>
              <w:jc w:val="both"/>
              <w:rPr>
                <w:sz w:val="20"/>
                <w:szCs w:val="20"/>
              </w:rPr>
            </w:pPr>
            <w:r w:rsidRPr="681046A8">
              <w:rPr>
                <w:sz w:val="20"/>
                <w:szCs w:val="20"/>
              </w:rPr>
              <w:t>O protótipo deverá permitir o cadastro de tipos de documentação no tipo de proposta para obrigar o vínculo ao criar uma nova proposta.</w:t>
            </w:r>
          </w:p>
        </w:tc>
        <w:tc>
          <w:tcPr>
            <w:tcW w:w="2133" w:type="dxa"/>
          </w:tcPr>
          <w:p w14:paraId="1AAE4BD1" w14:textId="4FB1F3F7" w:rsidR="14C25B84" w:rsidRDefault="14C25B84" w:rsidP="681046A8">
            <w:pPr>
              <w:pStyle w:val="UnidaviTexto-Espao15"/>
              <w:ind w:firstLine="0"/>
              <w:rPr>
                <w:sz w:val="20"/>
                <w:szCs w:val="20"/>
              </w:rPr>
            </w:pPr>
            <w:r w:rsidRPr="681046A8">
              <w:rPr>
                <w:sz w:val="20"/>
                <w:szCs w:val="20"/>
              </w:rPr>
              <w:t>RN08</w:t>
            </w:r>
          </w:p>
        </w:tc>
      </w:tr>
    </w:tbl>
    <w:p w14:paraId="21A4F0B9" w14:textId="05879AB8" w:rsidR="2908C35F" w:rsidRDefault="2908C35F" w:rsidP="681046A8">
      <w:pPr>
        <w:spacing w:line="360" w:lineRule="auto"/>
        <w:rPr>
          <w:b/>
          <w:bCs/>
          <w:sz w:val="20"/>
          <w:szCs w:val="20"/>
        </w:rPr>
      </w:pPr>
      <w:r w:rsidRPr="681046A8">
        <w:rPr>
          <w:b/>
          <w:bCs/>
          <w:sz w:val="20"/>
          <w:szCs w:val="20"/>
        </w:rPr>
        <w:t>Fonte: Acerto do autor (2023)</w:t>
      </w:r>
      <w:r w:rsidR="7F7A74C1" w:rsidRPr="681046A8">
        <w:rPr>
          <w:b/>
          <w:bCs/>
          <w:sz w:val="20"/>
          <w:szCs w:val="20"/>
        </w:rPr>
        <w:t>.</w:t>
      </w:r>
    </w:p>
    <w:p w14:paraId="29C1CDD6" w14:textId="77777777" w:rsidR="00893AFC" w:rsidRDefault="00893AFC" w:rsidP="681046A8">
      <w:pPr>
        <w:pStyle w:val="UnidaviTexto-Espao15"/>
      </w:pPr>
    </w:p>
    <w:p w14:paraId="164888A0" w14:textId="76D581F1" w:rsidR="4FD17EA2" w:rsidRDefault="4FD17EA2" w:rsidP="681046A8">
      <w:pPr>
        <w:pStyle w:val="UnidaviTexto-Espao15"/>
      </w:pPr>
      <w:r>
        <w:t xml:space="preserve">O Quadro </w:t>
      </w:r>
      <w:r w:rsidR="70C23C37">
        <w:t>6</w:t>
      </w:r>
      <w:r>
        <w:t>, apresenta os requisitos funcionais opcionais para o desenvolvimento do protótipo. Estes requisitos poderão ser implementados em versões futuras da aplicação. Todos os requisitos listados neste Quadro não fazem parte da versão inicial.</w:t>
      </w:r>
    </w:p>
    <w:p w14:paraId="1824D3B5" w14:textId="2946CD56" w:rsidR="681046A8" w:rsidRDefault="681046A8" w:rsidP="681046A8">
      <w:pPr>
        <w:pStyle w:val="UnidaviTexto-Espao15"/>
      </w:pPr>
    </w:p>
    <w:p w14:paraId="6D48CF29" w14:textId="254536ED" w:rsidR="31E35A89" w:rsidRDefault="31E35A89" w:rsidP="681046A8">
      <w:pPr>
        <w:spacing w:line="360" w:lineRule="auto"/>
        <w:rPr>
          <w:b/>
          <w:bCs/>
          <w:sz w:val="20"/>
          <w:szCs w:val="20"/>
        </w:rPr>
      </w:pPr>
      <w:r w:rsidRPr="6A496B37">
        <w:rPr>
          <w:b/>
          <w:bCs/>
          <w:sz w:val="20"/>
          <w:szCs w:val="20"/>
        </w:rPr>
        <w:t xml:space="preserve">Quadro </w:t>
      </w:r>
      <w:r w:rsidR="25BFA994" w:rsidRPr="6A496B37">
        <w:rPr>
          <w:b/>
          <w:bCs/>
          <w:sz w:val="20"/>
          <w:szCs w:val="20"/>
        </w:rPr>
        <w:t>6</w:t>
      </w:r>
      <w:r w:rsidRPr="6A496B37">
        <w:rPr>
          <w:b/>
          <w:bCs/>
          <w:sz w:val="20"/>
          <w:szCs w:val="20"/>
        </w:rPr>
        <w:t xml:space="preserve"> – Requisitos Funcionais Opcionais</w:t>
      </w:r>
    </w:p>
    <w:tbl>
      <w:tblPr>
        <w:tblStyle w:val="Tabelacomgrade"/>
        <w:tblW w:w="0" w:type="auto"/>
        <w:tblLayout w:type="fixed"/>
        <w:tblLook w:val="06A0" w:firstRow="1" w:lastRow="0" w:firstColumn="1" w:lastColumn="0" w:noHBand="1" w:noVBand="1"/>
      </w:tblPr>
      <w:tblGrid>
        <w:gridCol w:w="1129"/>
        <w:gridCol w:w="2127"/>
        <w:gridCol w:w="5804"/>
      </w:tblGrid>
      <w:tr w:rsidR="681046A8" w14:paraId="171FCCE5" w14:textId="77777777" w:rsidTr="10A9246F">
        <w:trPr>
          <w:trHeight w:val="300"/>
        </w:trPr>
        <w:tc>
          <w:tcPr>
            <w:tcW w:w="1129" w:type="dxa"/>
          </w:tcPr>
          <w:p w14:paraId="516D3224" w14:textId="635C1E0C" w:rsidR="681046A8" w:rsidRDefault="681046A8" w:rsidP="681046A8">
            <w:pPr>
              <w:pStyle w:val="UnidaviTexto-Espao15"/>
              <w:ind w:firstLine="0"/>
              <w:rPr>
                <w:b/>
                <w:bCs/>
                <w:sz w:val="20"/>
                <w:szCs w:val="20"/>
              </w:rPr>
            </w:pPr>
            <w:r w:rsidRPr="681046A8">
              <w:rPr>
                <w:b/>
                <w:bCs/>
                <w:sz w:val="20"/>
                <w:szCs w:val="20"/>
              </w:rPr>
              <w:t>Número</w:t>
            </w:r>
          </w:p>
        </w:tc>
        <w:tc>
          <w:tcPr>
            <w:tcW w:w="2127" w:type="dxa"/>
          </w:tcPr>
          <w:p w14:paraId="25181764" w14:textId="60A94BCD" w:rsidR="681046A8" w:rsidRDefault="681046A8" w:rsidP="681046A8">
            <w:pPr>
              <w:pStyle w:val="UnidaviTexto-Espao15"/>
              <w:ind w:firstLine="0"/>
              <w:rPr>
                <w:b/>
                <w:bCs/>
                <w:sz w:val="20"/>
                <w:szCs w:val="20"/>
              </w:rPr>
            </w:pPr>
            <w:r w:rsidRPr="681046A8">
              <w:rPr>
                <w:b/>
                <w:bCs/>
                <w:sz w:val="20"/>
                <w:szCs w:val="20"/>
              </w:rPr>
              <w:t>Nome</w:t>
            </w:r>
          </w:p>
        </w:tc>
        <w:tc>
          <w:tcPr>
            <w:tcW w:w="5804" w:type="dxa"/>
          </w:tcPr>
          <w:p w14:paraId="74DB8711" w14:textId="67DDCB67" w:rsidR="681046A8" w:rsidRDefault="681046A8" w:rsidP="681046A8">
            <w:pPr>
              <w:pStyle w:val="UnidaviTexto-Espao15"/>
              <w:ind w:firstLine="0"/>
              <w:rPr>
                <w:b/>
                <w:bCs/>
                <w:sz w:val="20"/>
                <w:szCs w:val="20"/>
              </w:rPr>
            </w:pPr>
            <w:r w:rsidRPr="681046A8">
              <w:rPr>
                <w:b/>
                <w:bCs/>
                <w:sz w:val="20"/>
                <w:szCs w:val="20"/>
              </w:rPr>
              <w:t>Descrição</w:t>
            </w:r>
          </w:p>
        </w:tc>
      </w:tr>
      <w:tr w:rsidR="681046A8" w14:paraId="48216C1B" w14:textId="77777777" w:rsidTr="10A9246F">
        <w:trPr>
          <w:trHeight w:val="300"/>
        </w:trPr>
        <w:tc>
          <w:tcPr>
            <w:tcW w:w="1129" w:type="dxa"/>
          </w:tcPr>
          <w:p w14:paraId="749D5B07" w14:textId="4CD8DA7F" w:rsidR="09DA10FD" w:rsidRDefault="0C42AF1E" w:rsidP="681046A8">
            <w:pPr>
              <w:rPr>
                <w:sz w:val="20"/>
                <w:szCs w:val="20"/>
              </w:rPr>
            </w:pPr>
            <w:r w:rsidRPr="10A9246F">
              <w:rPr>
                <w:sz w:val="20"/>
                <w:szCs w:val="20"/>
              </w:rPr>
              <w:t>RN1</w:t>
            </w:r>
            <w:r w:rsidR="2650B855" w:rsidRPr="10A9246F">
              <w:rPr>
                <w:sz w:val="20"/>
                <w:szCs w:val="20"/>
              </w:rPr>
              <w:t>8</w:t>
            </w:r>
          </w:p>
        </w:tc>
        <w:tc>
          <w:tcPr>
            <w:tcW w:w="2127" w:type="dxa"/>
          </w:tcPr>
          <w:p w14:paraId="64428007" w14:textId="5A25E3D5" w:rsidR="09DA10FD" w:rsidRDefault="09DA10FD" w:rsidP="681046A8">
            <w:pPr>
              <w:rPr>
                <w:sz w:val="20"/>
                <w:szCs w:val="20"/>
              </w:rPr>
            </w:pPr>
            <w:r w:rsidRPr="681046A8">
              <w:rPr>
                <w:sz w:val="20"/>
                <w:szCs w:val="20"/>
              </w:rPr>
              <w:t>Controle Financeiro</w:t>
            </w:r>
          </w:p>
        </w:tc>
        <w:tc>
          <w:tcPr>
            <w:tcW w:w="5804" w:type="dxa"/>
          </w:tcPr>
          <w:p w14:paraId="64FA05D5" w14:textId="6CE45B20" w:rsidR="09DA10FD" w:rsidRDefault="0A8A2034"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permitir o controle financeiro de contas a receber das propostas, gerando parcelas para os clientes ao finalizar cada proposta. Será controlado a baixa, juros, formas e condições de pagamento.</w:t>
            </w:r>
          </w:p>
        </w:tc>
      </w:tr>
      <w:tr w:rsidR="681046A8" w14:paraId="651ED2B0" w14:textId="77777777" w:rsidTr="10A9246F">
        <w:trPr>
          <w:trHeight w:val="300"/>
        </w:trPr>
        <w:tc>
          <w:tcPr>
            <w:tcW w:w="1129" w:type="dxa"/>
          </w:tcPr>
          <w:p w14:paraId="68DC0FC6" w14:textId="42898ECB" w:rsidR="3D28F654" w:rsidRDefault="3271A6C5" w:rsidP="681046A8">
            <w:pPr>
              <w:rPr>
                <w:sz w:val="20"/>
                <w:szCs w:val="20"/>
              </w:rPr>
            </w:pPr>
            <w:r w:rsidRPr="10A9246F">
              <w:rPr>
                <w:sz w:val="20"/>
                <w:szCs w:val="20"/>
              </w:rPr>
              <w:t>RN</w:t>
            </w:r>
            <w:r w:rsidR="2939F421" w:rsidRPr="10A9246F">
              <w:rPr>
                <w:sz w:val="20"/>
                <w:szCs w:val="20"/>
              </w:rPr>
              <w:t>19</w:t>
            </w:r>
          </w:p>
        </w:tc>
        <w:tc>
          <w:tcPr>
            <w:tcW w:w="2127" w:type="dxa"/>
          </w:tcPr>
          <w:p w14:paraId="289E3092" w14:textId="3ACE47C0" w:rsidR="3D28F654" w:rsidRDefault="15A403E9" w:rsidP="681046A8">
            <w:pPr>
              <w:rPr>
                <w:sz w:val="20"/>
                <w:szCs w:val="20"/>
              </w:rPr>
            </w:pPr>
            <w:r w:rsidRPr="5721C0D0">
              <w:rPr>
                <w:sz w:val="20"/>
                <w:szCs w:val="20"/>
              </w:rPr>
              <w:t xml:space="preserve">Emissão de </w:t>
            </w:r>
            <w:proofErr w:type="spellStart"/>
            <w:r w:rsidRPr="5721C0D0">
              <w:rPr>
                <w:sz w:val="20"/>
                <w:szCs w:val="20"/>
              </w:rPr>
              <w:t>NFSe</w:t>
            </w:r>
            <w:proofErr w:type="spellEnd"/>
          </w:p>
        </w:tc>
        <w:tc>
          <w:tcPr>
            <w:tcW w:w="5804" w:type="dxa"/>
          </w:tcPr>
          <w:p w14:paraId="7779780B" w14:textId="6666D692"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a geração e emissão via integração de </w:t>
            </w:r>
            <w:proofErr w:type="spellStart"/>
            <w:r w:rsidRPr="5721C0D0">
              <w:rPr>
                <w:sz w:val="20"/>
                <w:szCs w:val="20"/>
              </w:rPr>
              <w:t>NFSe</w:t>
            </w:r>
            <w:proofErr w:type="spellEnd"/>
            <w:r w:rsidRPr="5721C0D0">
              <w:rPr>
                <w:sz w:val="20"/>
                <w:szCs w:val="20"/>
              </w:rPr>
              <w:t xml:space="preserve"> </w:t>
            </w:r>
            <w:r w:rsidR="0EBB7256" w:rsidRPr="5721C0D0">
              <w:rPr>
                <w:sz w:val="20"/>
                <w:szCs w:val="20"/>
              </w:rPr>
              <w:t xml:space="preserve">(Nota Fiscal de Serviço eletrônica) </w:t>
            </w:r>
            <w:r w:rsidRPr="5721C0D0">
              <w:rPr>
                <w:sz w:val="20"/>
                <w:szCs w:val="20"/>
              </w:rPr>
              <w:t xml:space="preserve">juntamente com o </w:t>
            </w:r>
            <w:r w:rsidRPr="5721C0D0">
              <w:rPr>
                <w:i/>
                <w:iCs/>
                <w:sz w:val="20"/>
                <w:szCs w:val="20"/>
              </w:rPr>
              <w:t>webservice</w:t>
            </w:r>
            <w:r w:rsidRPr="5721C0D0">
              <w:rPr>
                <w:sz w:val="20"/>
                <w:szCs w:val="20"/>
              </w:rPr>
              <w:t xml:space="preserve"> da prefeitura, para pagamento dos tributos relacionados a prestação de serviços.</w:t>
            </w:r>
          </w:p>
        </w:tc>
      </w:tr>
      <w:tr w:rsidR="681046A8" w14:paraId="541BF326" w14:textId="77777777" w:rsidTr="10A9246F">
        <w:trPr>
          <w:trHeight w:val="300"/>
        </w:trPr>
        <w:tc>
          <w:tcPr>
            <w:tcW w:w="1129" w:type="dxa"/>
          </w:tcPr>
          <w:p w14:paraId="30C64037" w14:textId="447F0455" w:rsidR="3D28F654" w:rsidRDefault="3271A6C5" w:rsidP="681046A8">
            <w:pPr>
              <w:rPr>
                <w:sz w:val="20"/>
                <w:szCs w:val="20"/>
              </w:rPr>
            </w:pPr>
            <w:r w:rsidRPr="10A9246F">
              <w:rPr>
                <w:sz w:val="20"/>
                <w:szCs w:val="20"/>
              </w:rPr>
              <w:t>RN</w:t>
            </w:r>
            <w:r w:rsidR="4E8704B9" w:rsidRPr="10A9246F">
              <w:rPr>
                <w:sz w:val="20"/>
                <w:szCs w:val="20"/>
              </w:rPr>
              <w:t>20</w:t>
            </w:r>
          </w:p>
        </w:tc>
        <w:tc>
          <w:tcPr>
            <w:tcW w:w="2127" w:type="dxa"/>
          </w:tcPr>
          <w:p w14:paraId="050B3B14" w14:textId="074BA795" w:rsidR="3D28F654" w:rsidRDefault="3D28F654" w:rsidP="681046A8">
            <w:pPr>
              <w:rPr>
                <w:sz w:val="20"/>
                <w:szCs w:val="20"/>
              </w:rPr>
            </w:pPr>
            <w:r w:rsidRPr="681046A8">
              <w:rPr>
                <w:sz w:val="20"/>
                <w:szCs w:val="20"/>
              </w:rPr>
              <w:t>Cadastro de Croqui</w:t>
            </w:r>
          </w:p>
        </w:tc>
        <w:tc>
          <w:tcPr>
            <w:tcW w:w="5804" w:type="dxa"/>
          </w:tcPr>
          <w:p w14:paraId="6598EFC4" w14:textId="084BB98F"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croqui de localização, onde será cadastrado a imagem da área do croqui e </w:t>
            </w:r>
            <w:r w:rsidR="399A865D" w:rsidRPr="5721C0D0">
              <w:rPr>
                <w:sz w:val="20"/>
                <w:szCs w:val="20"/>
              </w:rPr>
              <w:t xml:space="preserve">glebas geográficas, bem como o </w:t>
            </w:r>
            <w:r w:rsidR="00A96C0B" w:rsidRPr="5721C0D0">
              <w:rPr>
                <w:sz w:val="20"/>
                <w:szCs w:val="20"/>
              </w:rPr>
              <w:t>vínculo</w:t>
            </w:r>
            <w:r w:rsidR="399A865D" w:rsidRPr="5721C0D0">
              <w:rPr>
                <w:sz w:val="20"/>
                <w:szCs w:val="20"/>
              </w:rPr>
              <w:t xml:space="preserve"> ao imóvel referenciado.</w:t>
            </w:r>
          </w:p>
        </w:tc>
      </w:tr>
      <w:tr w:rsidR="681046A8" w14:paraId="3E1AC3F9" w14:textId="77777777" w:rsidTr="10A9246F">
        <w:trPr>
          <w:trHeight w:val="300"/>
        </w:trPr>
        <w:tc>
          <w:tcPr>
            <w:tcW w:w="1129" w:type="dxa"/>
          </w:tcPr>
          <w:p w14:paraId="7C4C2C87" w14:textId="5FA8F8FD" w:rsidR="69A27C9D" w:rsidRDefault="694A77D5" w:rsidP="681046A8">
            <w:pPr>
              <w:rPr>
                <w:sz w:val="20"/>
                <w:szCs w:val="20"/>
              </w:rPr>
            </w:pPr>
            <w:r w:rsidRPr="10A9246F">
              <w:rPr>
                <w:sz w:val="20"/>
                <w:szCs w:val="20"/>
              </w:rPr>
              <w:t>RN</w:t>
            </w:r>
            <w:r w:rsidR="40B6041D" w:rsidRPr="10A9246F">
              <w:rPr>
                <w:sz w:val="20"/>
                <w:szCs w:val="20"/>
              </w:rPr>
              <w:t>2</w:t>
            </w:r>
            <w:r w:rsidR="6F2A84B2" w:rsidRPr="10A9246F">
              <w:rPr>
                <w:sz w:val="20"/>
                <w:szCs w:val="20"/>
              </w:rPr>
              <w:t>1</w:t>
            </w:r>
          </w:p>
        </w:tc>
        <w:tc>
          <w:tcPr>
            <w:tcW w:w="2127" w:type="dxa"/>
          </w:tcPr>
          <w:p w14:paraId="2131B0B0" w14:textId="2E6CAE9E" w:rsidR="69A27C9D" w:rsidRDefault="69A27C9D" w:rsidP="681046A8">
            <w:pPr>
              <w:rPr>
                <w:sz w:val="20"/>
                <w:szCs w:val="20"/>
              </w:rPr>
            </w:pPr>
            <w:r w:rsidRPr="681046A8">
              <w:rPr>
                <w:sz w:val="20"/>
                <w:szCs w:val="20"/>
              </w:rPr>
              <w:t xml:space="preserve">Cadastro de Laudo de </w:t>
            </w:r>
            <w:proofErr w:type="spellStart"/>
            <w:r w:rsidRPr="681046A8">
              <w:rPr>
                <w:sz w:val="20"/>
                <w:szCs w:val="20"/>
              </w:rPr>
              <w:t>Proagro</w:t>
            </w:r>
            <w:proofErr w:type="spellEnd"/>
          </w:p>
        </w:tc>
        <w:tc>
          <w:tcPr>
            <w:tcW w:w="5804" w:type="dxa"/>
          </w:tcPr>
          <w:p w14:paraId="576BD53F" w14:textId="4F30D0F7" w:rsidR="69A27C9D" w:rsidRDefault="399A865D"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laudo de </w:t>
            </w:r>
            <w:r w:rsidR="6A0F0100" w:rsidRPr="5721C0D0">
              <w:rPr>
                <w:sz w:val="20"/>
                <w:szCs w:val="20"/>
              </w:rPr>
              <w:t>PROAGRO</w:t>
            </w:r>
            <w:r w:rsidRPr="5721C0D0">
              <w:rPr>
                <w:sz w:val="20"/>
                <w:szCs w:val="20"/>
              </w:rPr>
              <w:t xml:space="preserve">, onde será cadastrado toda a vistoria realizada pelo técnico a lavoura bem como </w:t>
            </w:r>
            <w:r w:rsidR="58137052" w:rsidRPr="5721C0D0">
              <w:rPr>
                <w:sz w:val="20"/>
                <w:szCs w:val="20"/>
              </w:rPr>
              <w:t>imagens</w:t>
            </w:r>
            <w:r w:rsidR="241023DA" w:rsidRPr="5721C0D0">
              <w:rPr>
                <w:sz w:val="20"/>
                <w:szCs w:val="20"/>
              </w:rPr>
              <w:t>, gerando uma impressão do laudo por completo.</w:t>
            </w:r>
          </w:p>
        </w:tc>
      </w:tr>
      <w:tr w:rsidR="681046A8" w14:paraId="170D7F65" w14:textId="77777777" w:rsidTr="10A9246F">
        <w:trPr>
          <w:trHeight w:val="300"/>
        </w:trPr>
        <w:tc>
          <w:tcPr>
            <w:tcW w:w="1129" w:type="dxa"/>
          </w:tcPr>
          <w:p w14:paraId="4F8B1D15" w14:textId="46FE9546" w:rsidR="25912C32" w:rsidRDefault="36ABB70B" w:rsidP="681046A8">
            <w:pPr>
              <w:rPr>
                <w:sz w:val="20"/>
                <w:szCs w:val="20"/>
              </w:rPr>
            </w:pPr>
            <w:r w:rsidRPr="10A9246F">
              <w:rPr>
                <w:sz w:val="20"/>
                <w:szCs w:val="20"/>
              </w:rPr>
              <w:lastRenderedPageBreak/>
              <w:t>RN</w:t>
            </w:r>
            <w:r w:rsidR="036F9009" w:rsidRPr="10A9246F">
              <w:rPr>
                <w:sz w:val="20"/>
                <w:szCs w:val="20"/>
              </w:rPr>
              <w:t>2</w:t>
            </w:r>
            <w:r w:rsidR="73A3CBC9" w:rsidRPr="10A9246F">
              <w:rPr>
                <w:sz w:val="20"/>
                <w:szCs w:val="20"/>
              </w:rPr>
              <w:t>2</w:t>
            </w:r>
          </w:p>
        </w:tc>
        <w:tc>
          <w:tcPr>
            <w:tcW w:w="2127" w:type="dxa"/>
          </w:tcPr>
          <w:p w14:paraId="6A7E795D" w14:textId="051B218C" w:rsidR="25912C32" w:rsidRDefault="25912C32" w:rsidP="681046A8">
            <w:pPr>
              <w:rPr>
                <w:sz w:val="20"/>
                <w:szCs w:val="20"/>
              </w:rPr>
            </w:pPr>
            <w:r w:rsidRPr="681046A8">
              <w:rPr>
                <w:sz w:val="20"/>
                <w:szCs w:val="20"/>
              </w:rPr>
              <w:t>Área do Cliente</w:t>
            </w:r>
          </w:p>
        </w:tc>
        <w:tc>
          <w:tcPr>
            <w:tcW w:w="5804" w:type="dxa"/>
          </w:tcPr>
          <w:p w14:paraId="02F78391" w14:textId="236B9297" w:rsidR="25912C32" w:rsidRDefault="241023DA"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possuir uma área do cliente, onde o cliente poderá acessar para verificar a situação da sua proposta, apenas consultando pelo CPF, sem necessidade de contato com o escritório.</w:t>
            </w:r>
          </w:p>
        </w:tc>
      </w:tr>
      <w:tr w:rsidR="681046A8" w14:paraId="47A415D0" w14:textId="77777777" w:rsidTr="10A9246F">
        <w:trPr>
          <w:trHeight w:val="300"/>
        </w:trPr>
        <w:tc>
          <w:tcPr>
            <w:tcW w:w="1129" w:type="dxa"/>
          </w:tcPr>
          <w:p w14:paraId="64EE8100" w14:textId="78A36936" w:rsidR="1691FBEF" w:rsidRDefault="23B068C3" w:rsidP="10A9246F">
            <w:pPr>
              <w:rPr>
                <w:sz w:val="20"/>
                <w:szCs w:val="20"/>
              </w:rPr>
            </w:pPr>
            <w:r w:rsidRPr="10A9246F">
              <w:rPr>
                <w:sz w:val="20"/>
                <w:szCs w:val="20"/>
              </w:rPr>
              <w:t>RN2</w:t>
            </w:r>
            <w:r w:rsidR="472ABA7F" w:rsidRPr="10A9246F">
              <w:rPr>
                <w:sz w:val="20"/>
                <w:szCs w:val="20"/>
              </w:rPr>
              <w:t>3</w:t>
            </w:r>
          </w:p>
          <w:p w14:paraId="50A7283A" w14:textId="5CFB35F3" w:rsidR="1691FBEF" w:rsidRDefault="1691FBEF" w:rsidP="10A9246F">
            <w:pPr>
              <w:rPr>
                <w:sz w:val="20"/>
                <w:szCs w:val="20"/>
              </w:rPr>
            </w:pPr>
          </w:p>
        </w:tc>
        <w:tc>
          <w:tcPr>
            <w:tcW w:w="2127" w:type="dxa"/>
          </w:tcPr>
          <w:p w14:paraId="11B36361" w14:textId="7EB82DBE" w:rsidR="1691FBEF" w:rsidRDefault="1691FBEF" w:rsidP="681046A8">
            <w:pPr>
              <w:rPr>
                <w:sz w:val="20"/>
                <w:szCs w:val="20"/>
              </w:rPr>
            </w:pPr>
            <w:r w:rsidRPr="681046A8">
              <w:rPr>
                <w:sz w:val="20"/>
                <w:szCs w:val="20"/>
              </w:rPr>
              <w:t>Cadastro de Capacidade de Pagamento da Proposta</w:t>
            </w:r>
          </w:p>
        </w:tc>
        <w:tc>
          <w:tcPr>
            <w:tcW w:w="5804" w:type="dxa"/>
          </w:tcPr>
          <w:p w14:paraId="6A93DD8F" w14:textId="7BF36893" w:rsidR="1691FBEF" w:rsidRDefault="1E836513" w:rsidP="681046A8">
            <w:pPr>
              <w:jc w:val="both"/>
              <w:rPr>
                <w:sz w:val="20"/>
                <w:szCs w:val="20"/>
              </w:rPr>
            </w:pPr>
            <w:r w:rsidRPr="5721C0D0">
              <w:rPr>
                <w:sz w:val="20"/>
                <w:szCs w:val="20"/>
              </w:rPr>
              <w:t xml:space="preserve">O protótipo </w:t>
            </w:r>
            <w:r w:rsidR="00FE529A">
              <w:rPr>
                <w:sz w:val="20"/>
                <w:szCs w:val="20"/>
              </w:rPr>
              <w:t>poderá</w:t>
            </w:r>
            <w:r w:rsidRPr="5721C0D0">
              <w:rPr>
                <w:sz w:val="20"/>
                <w:szCs w:val="20"/>
              </w:rPr>
              <w:t xml:space="preserve"> permitir o cadastro de capacidade de pagamento da proposta, onde </w:t>
            </w:r>
            <w:r w:rsidR="6A0F0100" w:rsidRPr="5721C0D0">
              <w:rPr>
                <w:sz w:val="20"/>
                <w:szCs w:val="20"/>
              </w:rPr>
              <w:t xml:space="preserve">poderá </w:t>
            </w:r>
            <w:r w:rsidRPr="5721C0D0">
              <w:rPr>
                <w:sz w:val="20"/>
                <w:szCs w:val="20"/>
              </w:rPr>
              <w:t>informado as receitas do proponente para garantir que o mesmo possua a capacidade de arcar com o financiamento.</w:t>
            </w:r>
          </w:p>
        </w:tc>
      </w:tr>
      <w:tr w:rsidR="5721C0D0" w14:paraId="7BE9B4A7" w14:textId="77777777" w:rsidTr="10A9246F">
        <w:trPr>
          <w:trHeight w:val="300"/>
        </w:trPr>
        <w:tc>
          <w:tcPr>
            <w:tcW w:w="1129" w:type="dxa"/>
          </w:tcPr>
          <w:p w14:paraId="5955F5DA" w14:textId="13533398" w:rsidR="5DED1B0D" w:rsidRPr="00FE529A" w:rsidRDefault="569B0FC6" w:rsidP="5721C0D0">
            <w:pPr>
              <w:rPr>
                <w:sz w:val="20"/>
                <w:szCs w:val="20"/>
              </w:rPr>
            </w:pPr>
            <w:r w:rsidRPr="00FE529A">
              <w:rPr>
                <w:sz w:val="20"/>
                <w:szCs w:val="20"/>
              </w:rPr>
              <w:t>RN2</w:t>
            </w:r>
            <w:r w:rsidR="54F81068" w:rsidRPr="00FE529A">
              <w:rPr>
                <w:sz w:val="20"/>
                <w:szCs w:val="20"/>
              </w:rPr>
              <w:t>4</w:t>
            </w:r>
          </w:p>
        </w:tc>
        <w:tc>
          <w:tcPr>
            <w:tcW w:w="2127" w:type="dxa"/>
          </w:tcPr>
          <w:p w14:paraId="2308F5C1" w14:textId="6C346BDD" w:rsidR="5DED1B0D" w:rsidRPr="00FE529A" w:rsidRDefault="5DED1B0D" w:rsidP="5721C0D0">
            <w:pPr>
              <w:rPr>
                <w:sz w:val="20"/>
                <w:szCs w:val="20"/>
              </w:rPr>
            </w:pPr>
            <w:r w:rsidRPr="00FE529A">
              <w:rPr>
                <w:sz w:val="20"/>
                <w:szCs w:val="20"/>
              </w:rPr>
              <w:t>Visualização de trilha de auditoria</w:t>
            </w:r>
          </w:p>
        </w:tc>
        <w:tc>
          <w:tcPr>
            <w:tcW w:w="5804" w:type="dxa"/>
          </w:tcPr>
          <w:p w14:paraId="069701A5" w14:textId="6DD7BBC7" w:rsidR="5DED1B0D" w:rsidRPr="00FE529A" w:rsidRDefault="5DED1B0D" w:rsidP="5721C0D0">
            <w:pPr>
              <w:jc w:val="both"/>
              <w:rPr>
                <w:sz w:val="20"/>
                <w:szCs w:val="20"/>
              </w:rPr>
            </w:pPr>
            <w:r w:rsidRPr="00FE529A">
              <w:rPr>
                <w:sz w:val="20"/>
                <w:szCs w:val="20"/>
              </w:rPr>
              <w:t xml:space="preserve">O protótipo </w:t>
            </w:r>
            <w:r w:rsidR="00FE529A">
              <w:rPr>
                <w:sz w:val="20"/>
                <w:szCs w:val="20"/>
              </w:rPr>
              <w:t>poderá</w:t>
            </w:r>
            <w:r w:rsidRPr="00FE529A">
              <w:rPr>
                <w:sz w:val="20"/>
                <w:szCs w:val="20"/>
              </w:rPr>
              <w:t xml:space="preserve"> dispor de uma aba para visualização da trilha de auditoria dos registros, onde possuirá logs de ações realizadas nos registros.</w:t>
            </w:r>
          </w:p>
        </w:tc>
      </w:tr>
    </w:tbl>
    <w:p w14:paraId="44DEFE84" w14:textId="77777777" w:rsidR="00893AFC" w:rsidRDefault="00893AFC" w:rsidP="681046A8">
      <w:pPr>
        <w:pStyle w:val="UnidaviTexto-Espao15"/>
      </w:pPr>
    </w:p>
    <w:p w14:paraId="6ECCCB47" w14:textId="0364985C" w:rsidR="75749D43" w:rsidRDefault="75749D43" w:rsidP="681046A8">
      <w:pPr>
        <w:pStyle w:val="UnidaviTexto-Espao15"/>
      </w:pPr>
      <w:r>
        <w:t xml:space="preserve">O Quadro </w:t>
      </w:r>
      <w:r w:rsidR="000E035F">
        <w:t>7</w:t>
      </w:r>
      <w:r>
        <w:t>, tem como finalidade apresentar os requisitos não funcionais, que são características gerais da aplicação, sendo requisitos também que envolvem desempenho, usabilidade e segurança.</w:t>
      </w:r>
    </w:p>
    <w:p w14:paraId="28042F62" w14:textId="50051628" w:rsidR="681046A8" w:rsidRDefault="681046A8" w:rsidP="681046A8">
      <w:pPr>
        <w:pStyle w:val="UnidaviTexto-Espao15"/>
        <w:ind w:firstLine="0"/>
      </w:pPr>
    </w:p>
    <w:p w14:paraId="01E19392" w14:textId="79F204D4" w:rsidR="00560F76" w:rsidRDefault="00560F76" w:rsidP="00560F76">
      <w:pPr>
        <w:spacing w:line="360" w:lineRule="auto"/>
        <w:rPr>
          <w:b/>
          <w:bCs/>
          <w:sz w:val="20"/>
          <w:szCs w:val="20"/>
        </w:rPr>
      </w:pPr>
      <w:r w:rsidRPr="6A496B37">
        <w:rPr>
          <w:b/>
          <w:bCs/>
          <w:sz w:val="20"/>
          <w:szCs w:val="20"/>
        </w:rPr>
        <w:t xml:space="preserve">Quadro </w:t>
      </w:r>
      <w:r w:rsidR="1BCB97BC" w:rsidRPr="6A496B37">
        <w:rPr>
          <w:b/>
          <w:bCs/>
          <w:sz w:val="20"/>
          <w:szCs w:val="20"/>
        </w:rPr>
        <w:t>7</w:t>
      </w:r>
      <w:r w:rsidRPr="6A496B37">
        <w:rPr>
          <w:b/>
          <w:bCs/>
          <w:sz w:val="20"/>
          <w:szCs w:val="20"/>
        </w:rPr>
        <w:t xml:space="preserve"> – Requisitos Não Funcionais</w:t>
      </w:r>
    </w:p>
    <w:tbl>
      <w:tblPr>
        <w:tblStyle w:val="Tabelacomgrade"/>
        <w:tblW w:w="0" w:type="auto"/>
        <w:tblLook w:val="04A0" w:firstRow="1" w:lastRow="0" w:firstColumn="1" w:lastColumn="0" w:noHBand="0" w:noVBand="1"/>
      </w:tblPr>
      <w:tblGrid>
        <w:gridCol w:w="1235"/>
        <w:gridCol w:w="7827"/>
      </w:tblGrid>
      <w:tr w:rsidR="00560F76" w14:paraId="510B4B41" w14:textId="77777777" w:rsidTr="10A9246F">
        <w:tc>
          <w:tcPr>
            <w:tcW w:w="1242" w:type="dxa"/>
          </w:tcPr>
          <w:p w14:paraId="7ACAD5D9" w14:textId="0764671D" w:rsidR="00560F76" w:rsidRDefault="00560F76" w:rsidP="00560F76">
            <w:pPr>
              <w:spacing w:line="360" w:lineRule="auto"/>
              <w:rPr>
                <w:b/>
                <w:bCs/>
                <w:sz w:val="20"/>
                <w:szCs w:val="20"/>
              </w:rPr>
            </w:pPr>
            <w:r>
              <w:rPr>
                <w:b/>
                <w:bCs/>
                <w:sz w:val="20"/>
                <w:szCs w:val="20"/>
              </w:rPr>
              <w:t>Número</w:t>
            </w:r>
          </w:p>
        </w:tc>
        <w:tc>
          <w:tcPr>
            <w:tcW w:w="7970" w:type="dxa"/>
          </w:tcPr>
          <w:p w14:paraId="527AEE0D" w14:textId="3FFD5931" w:rsidR="00560F76" w:rsidRDefault="00560F76" w:rsidP="00560F76">
            <w:pPr>
              <w:spacing w:line="360" w:lineRule="auto"/>
              <w:rPr>
                <w:b/>
                <w:bCs/>
                <w:sz w:val="20"/>
                <w:szCs w:val="20"/>
              </w:rPr>
            </w:pPr>
            <w:r>
              <w:rPr>
                <w:b/>
                <w:bCs/>
                <w:sz w:val="20"/>
                <w:szCs w:val="20"/>
              </w:rPr>
              <w:t>Descrição</w:t>
            </w:r>
          </w:p>
        </w:tc>
      </w:tr>
      <w:tr w:rsidR="00560F76" w14:paraId="26E980E6" w14:textId="77777777" w:rsidTr="10A9246F">
        <w:trPr>
          <w:trHeight w:val="230"/>
        </w:trPr>
        <w:tc>
          <w:tcPr>
            <w:tcW w:w="1242" w:type="dxa"/>
          </w:tcPr>
          <w:p w14:paraId="53F39DAE" w14:textId="775952D5" w:rsidR="00560F76" w:rsidRPr="00560F76" w:rsidRDefault="00560F76" w:rsidP="00560F76">
            <w:pPr>
              <w:spacing w:line="360" w:lineRule="auto"/>
              <w:rPr>
                <w:sz w:val="20"/>
                <w:szCs w:val="20"/>
              </w:rPr>
            </w:pPr>
            <w:r w:rsidRPr="00560F76">
              <w:rPr>
                <w:sz w:val="20"/>
                <w:szCs w:val="20"/>
              </w:rPr>
              <w:t>RNF01</w:t>
            </w:r>
          </w:p>
        </w:tc>
        <w:tc>
          <w:tcPr>
            <w:tcW w:w="7970" w:type="dxa"/>
          </w:tcPr>
          <w:p w14:paraId="43F4F1B5" w14:textId="7AEE52ED" w:rsidR="00560F76" w:rsidRPr="00560F76" w:rsidRDefault="00560F76" w:rsidP="00560F76">
            <w:pPr>
              <w:spacing w:line="360" w:lineRule="auto"/>
              <w:rPr>
                <w:sz w:val="20"/>
                <w:szCs w:val="20"/>
              </w:rPr>
            </w:pPr>
            <w:r w:rsidRPr="5E19B3B0">
              <w:rPr>
                <w:sz w:val="20"/>
                <w:szCs w:val="20"/>
              </w:rPr>
              <w:t xml:space="preserve">O protótipo deve ser desenvolvido com C# e </w:t>
            </w:r>
            <w:proofErr w:type="spellStart"/>
            <w:r w:rsidRPr="5E19B3B0">
              <w:rPr>
                <w:sz w:val="20"/>
                <w:szCs w:val="20"/>
              </w:rPr>
              <w:t>React</w:t>
            </w:r>
            <w:proofErr w:type="spellEnd"/>
            <w:r w:rsidR="4ACB8DAC" w:rsidRPr="5E19B3B0">
              <w:rPr>
                <w:sz w:val="20"/>
                <w:szCs w:val="20"/>
              </w:rPr>
              <w:t xml:space="preserve"> </w:t>
            </w:r>
            <w:r w:rsidRPr="5E19B3B0">
              <w:rPr>
                <w:sz w:val="20"/>
                <w:szCs w:val="20"/>
              </w:rPr>
              <w:t>JS.</w:t>
            </w:r>
          </w:p>
        </w:tc>
      </w:tr>
      <w:tr w:rsidR="00560F76" w14:paraId="0A989FE7" w14:textId="77777777" w:rsidTr="10A9246F">
        <w:trPr>
          <w:trHeight w:val="230"/>
        </w:trPr>
        <w:tc>
          <w:tcPr>
            <w:tcW w:w="1242" w:type="dxa"/>
          </w:tcPr>
          <w:p w14:paraId="26527EFE" w14:textId="7589C175" w:rsidR="00560F76" w:rsidRPr="00560F76" w:rsidRDefault="00560F76" w:rsidP="00560F76">
            <w:pPr>
              <w:spacing w:line="360" w:lineRule="auto"/>
              <w:rPr>
                <w:sz w:val="20"/>
                <w:szCs w:val="20"/>
              </w:rPr>
            </w:pPr>
            <w:r>
              <w:rPr>
                <w:sz w:val="20"/>
                <w:szCs w:val="20"/>
              </w:rPr>
              <w:t>RNF02</w:t>
            </w:r>
          </w:p>
        </w:tc>
        <w:tc>
          <w:tcPr>
            <w:tcW w:w="7970" w:type="dxa"/>
          </w:tcPr>
          <w:p w14:paraId="45DEACD1" w14:textId="777C5B5E" w:rsidR="00560F76" w:rsidRDefault="31FE13D2" w:rsidP="00560F76">
            <w:pPr>
              <w:spacing w:line="360" w:lineRule="auto"/>
              <w:rPr>
                <w:sz w:val="20"/>
                <w:szCs w:val="20"/>
              </w:rPr>
            </w:pPr>
            <w:r w:rsidRPr="5721C0D0">
              <w:rPr>
                <w:sz w:val="20"/>
                <w:szCs w:val="20"/>
              </w:rPr>
              <w:t xml:space="preserve">As telas de cadastros devem possuir tratamento para valores nulos no </w:t>
            </w:r>
            <w:r w:rsidRPr="5721C0D0">
              <w:rPr>
                <w:i/>
                <w:iCs/>
                <w:sz w:val="20"/>
                <w:szCs w:val="20"/>
              </w:rPr>
              <w:t>front-end</w:t>
            </w:r>
            <w:r w:rsidRPr="5721C0D0">
              <w:rPr>
                <w:sz w:val="20"/>
                <w:szCs w:val="20"/>
              </w:rPr>
              <w:t>.</w:t>
            </w:r>
          </w:p>
        </w:tc>
      </w:tr>
      <w:tr w:rsidR="00560F76" w14:paraId="2823CD81" w14:textId="77777777" w:rsidTr="10A9246F">
        <w:trPr>
          <w:trHeight w:val="230"/>
        </w:trPr>
        <w:tc>
          <w:tcPr>
            <w:tcW w:w="1242" w:type="dxa"/>
          </w:tcPr>
          <w:p w14:paraId="1A3A01A3" w14:textId="6E051827" w:rsidR="00560F76" w:rsidRDefault="00560F76" w:rsidP="00560F76">
            <w:pPr>
              <w:spacing w:line="360" w:lineRule="auto"/>
              <w:rPr>
                <w:sz w:val="20"/>
                <w:szCs w:val="20"/>
              </w:rPr>
            </w:pPr>
            <w:r>
              <w:rPr>
                <w:sz w:val="20"/>
                <w:szCs w:val="20"/>
              </w:rPr>
              <w:t>RNF03</w:t>
            </w:r>
          </w:p>
        </w:tc>
        <w:tc>
          <w:tcPr>
            <w:tcW w:w="7970" w:type="dxa"/>
          </w:tcPr>
          <w:p w14:paraId="3E5D9B83" w14:textId="0E8FE78E" w:rsidR="00560F76" w:rsidRDefault="00560F76" w:rsidP="00560F76">
            <w:pPr>
              <w:spacing w:line="360" w:lineRule="auto"/>
              <w:rPr>
                <w:sz w:val="20"/>
                <w:szCs w:val="20"/>
              </w:rPr>
            </w:pPr>
            <w:r>
              <w:rPr>
                <w:sz w:val="20"/>
                <w:szCs w:val="20"/>
              </w:rPr>
              <w:t>Todos os processos devem possuir autenticação e autorização de usuário.</w:t>
            </w:r>
          </w:p>
        </w:tc>
      </w:tr>
      <w:tr w:rsidR="00560F76" w14:paraId="71F91D31" w14:textId="77777777" w:rsidTr="10A9246F">
        <w:trPr>
          <w:trHeight w:val="230"/>
        </w:trPr>
        <w:tc>
          <w:tcPr>
            <w:tcW w:w="1242" w:type="dxa"/>
          </w:tcPr>
          <w:p w14:paraId="76C38886" w14:textId="646CAE68" w:rsidR="00560F76" w:rsidRDefault="00560F76" w:rsidP="00560F76">
            <w:pPr>
              <w:spacing w:line="360" w:lineRule="auto"/>
              <w:rPr>
                <w:sz w:val="20"/>
                <w:szCs w:val="20"/>
              </w:rPr>
            </w:pPr>
            <w:r>
              <w:rPr>
                <w:sz w:val="20"/>
                <w:szCs w:val="20"/>
              </w:rPr>
              <w:t>RNF04</w:t>
            </w:r>
          </w:p>
        </w:tc>
        <w:tc>
          <w:tcPr>
            <w:tcW w:w="7970" w:type="dxa"/>
          </w:tcPr>
          <w:p w14:paraId="46597C0F" w14:textId="59F05969" w:rsidR="00560F76" w:rsidRDefault="00560F76" w:rsidP="00560F76">
            <w:pPr>
              <w:spacing w:line="360" w:lineRule="auto"/>
              <w:rPr>
                <w:sz w:val="20"/>
                <w:szCs w:val="20"/>
              </w:rPr>
            </w:pPr>
            <w:r>
              <w:rPr>
                <w:sz w:val="20"/>
                <w:szCs w:val="20"/>
              </w:rPr>
              <w:t>O protótipo deverá implementar JWT para autenticação e autorização, expirando em 2 horas.</w:t>
            </w:r>
          </w:p>
        </w:tc>
      </w:tr>
      <w:tr w:rsidR="00560F76" w14:paraId="343E0511" w14:textId="77777777" w:rsidTr="10A9246F">
        <w:trPr>
          <w:trHeight w:val="230"/>
        </w:trPr>
        <w:tc>
          <w:tcPr>
            <w:tcW w:w="1242" w:type="dxa"/>
          </w:tcPr>
          <w:p w14:paraId="0E680866" w14:textId="07FB52CA" w:rsidR="00560F76" w:rsidRDefault="00560F76" w:rsidP="00560F76">
            <w:pPr>
              <w:spacing w:line="360" w:lineRule="auto"/>
              <w:rPr>
                <w:sz w:val="20"/>
                <w:szCs w:val="20"/>
              </w:rPr>
            </w:pPr>
            <w:r>
              <w:rPr>
                <w:sz w:val="20"/>
                <w:szCs w:val="20"/>
              </w:rPr>
              <w:t>RNF05</w:t>
            </w:r>
          </w:p>
        </w:tc>
        <w:tc>
          <w:tcPr>
            <w:tcW w:w="7970" w:type="dxa"/>
          </w:tcPr>
          <w:p w14:paraId="4816F83D" w14:textId="28CBDFE5" w:rsidR="00560F76" w:rsidRDefault="00560F76" w:rsidP="00560F76">
            <w:pPr>
              <w:spacing w:line="360" w:lineRule="auto"/>
              <w:rPr>
                <w:sz w:val="20"/>
                <w:szCs w:val="20"/>
              </w:rPr>
            </w:pPr>
            <w:r w:rsidRPr="5E19B3B0">
              <w:rPr>
                <w:sz w:val="20"/>
                <w:szCs w:val="20"/>
              </w:rPr>
              <w:t>Para o armazenamento de dados deverá ser utilizado SQL Server.</w:t>
            </w:r>
          </w:p>
        </w:tc>
      </w:tr>
      <w:tr w:rsidR="00560F76" w14:paraId="2189F1DC" w14:textId="77777777" w:rsidTr="10A9246F">
        <w:trPr>
          <w:trHeight w:val="230"/>
        </w:trPr>
        <w:tc>
          <w:tcPr>
            <w:tcW w:w="1242" w:type="dxa"/>
          </w:tcPr>
          <w:p w14:paraId="2717D5B6" w14:textId="2FEC6535" w:rsidR="00560F76" w:rsidRDefault="00560F76" w:rsidP="00560F76">
            <w:pPr>
              <w:spacing w:line="360" w:lineRule="auto"/>
              <w:rPr>
                <w:sz w:val="20"/>
                <w:szCs w:val="20"/>
              </w:rPr>
            </w:pPr>
            <w:r>
              <w:rPr>
                <w:sz w:val="20"/>
                <w:szCs w:val="20"/>
              </w:rPr>
              <w:t>RNF06</w:t>
            </w:r>
          </w:p>
        </w:tc>
        <w:tc>
          <w:tcPr>
            <w:tcW w:w="7970" w:type="dxa"/>
          </w:tcPr>
          <w:p w14:paraId="586E7BA3" w14:textId="7EAD6F51" w:rsidR="00560F76" w:rsidRDefault="00560F76" w:rsidP="00560F76">
            <w:pPr>
              <w:spacing w:line="360" w:lineRule="auto"/>
              <w:rPr>
                <w:sz w:val="20"/>
                <w:szCs w:val="20"/>
              </w:rPr>
            </w:pPr>
            <w:r>
              <w:rPr>
                <w:sz w:val="20"/>
                <w:szCs w:val="20"/>
              </w:rPr>
              <w:t>Para gerenciamento do banco de dados deverá ser utilizado o Entity Framework.</w:t>
            </w:r>
          </w:p>
        </w:tc>
      </w:tr>
      <w:tr w:rsidR="00560F76" w14:paraId="37679591" w14:textId="77777777" w:rsidTr="10A9246F">
        <w:trPr>
          <w:trHeight w:val="230"/>
        </w:trPr>
        <w:tc>
          <w:tcPr>
            <w:tcW w:w="1242" w:type="dxa"/>
          </w:tcPr>
          <w:p w14:paraId="6B277FC0" w14:textId="224607DA" w:rsidR="00560F76" w:rsidRDefault="31FE13D2" w:rsidP="00560F76">
            <w:pPr>
              <w:spacing w:line="360" w:lineRule="auto"/>
              <w:rPr>
                <w:sz w:val="20"/>
                <w:szCs w:val="20"/>
              </w:rPr>
            </w:pPr>
            <w:r w:rsidRPr="5721C0D0">
              <w:rPr>
                <w:sz w:val="20"/>
                <w:szCs w:val="20"/>
              </w:rPr>
              <w:t>RNF0</w:t>
            </w:r>
            <w:r w:rsidR="121C5736" w:rsidRPr="5721C0D0">
              <w:rPr>
                <w:sz w:val="20"/>
                <w:szCs w:val="20"/>
              </w:rPr>
              <w:t>7</w:t>
            </w:r>
          </w:p>
        </w:tc>
        <w:tc>
          <w:tcPr>
            <w:tcW w:w="7970" w:type="dxa"/>
          </w:tcPr>
          <w:p w14:paraId="655CE26E" w14:textId="1ADC329E" w:rsidR="00560F76" w:rsidRDefault="00560F76" w:rsidP="00560F76">
            <w:pPr>
              <w:spacing w:line="360" w:lineRule="auto"/>
              <w:rPr>
                <w:sz w:val="20"/>
                <w:szCs w:val="20"/>
              </w:rPr>
            </w:pPr>
            <w:r w:rsidRPr="681046A8">
              <w:rPr>
                <w:sz w:val="20"/>
                <w:szCs w:val="20"/>
              </w:rPr>
              <w:t>O controle de auditoria deverá ser padronizado, indicando o usuário d</w:t>
            </w:r>
            <w:r w:rsidR="31564A3C" w:rsidRPr="681046A8">
              <w:rPr>
                <w:sz w:val="20"/>
                <w:szCs w:val="20"/>
              </w:rPr>
              <w:t xml:space="preserve">e cadastro/alteração do registro </w:t>
            </w:r>
            <w:r w:rsidRPr="681046A8">
              <w:rPr>
                <w:sz w:val="20"/>
                <w:szCs w:val="20"/>
              </w:rPr>
              <w:t>e a data/hora.</w:t>
            </w:r>
          </w:p>
        </w:tc>
      </w:tr>
      <w:tr w:rsidR="681046A8" w14:paraId="3C534735" w14:textId="77777777" w:rsidTr="10A9246F">
        <w:trPr>
          <w:trHeight w:val="230"/>
        </w:trPr>
        <w:tc>
          <w:tcPr>
            <w:tcW w:w="1235" w:type="dxa"/>
          </w:tcPr>
          <w:p w14:paraId="1DCE2BB7" w14:textId="2DEBBAF4" w:rsidR="2F2F96E0" w:rsidRDefault="16AF1262" w:rsidP="681046A8">
            <w:pPr>
              <w:spacing w:line="360" w:lineRule="auto"/>
              <w:rPr>
                <w:sz w:val="20"/>
                <w:szCs w:val="20"/>
              </w:rPr>
            </w:pPr>
            <w:r w:rsidRPr="5721C0D0">
              <w:rPr>
                <w:sz w:val="20"/>
                <w:szCs w:val="20"/>
              </w:rPr>
              <w:t>RNF0</w:t>
            </w:r>
            <w:r w:rsidR="57256E2A" w:rsidRPr="5721C0D0">
              <w:rPr>
                <w:sz w:val="20"/>
                <w:szCs w:val="20"/>
              </w:rPr>
              <w:t>8</w:t>
            </w:r>
          </w:p>
        </w:tc>
        <w:tc>
          <w:tcPr>
            <w:tcW w:w="7827" w:type="dxa"/>
          </w:tcPr>
          <w:p w14:paraId="5DB90F6C" w14:textId="5A72F84E" w:rsidR="2F2F96E0" w:rsidRDefault="19797592" w:rsidP="681046A8">
            <w:pPr>
              <w:spacing w:line="360" w:lineRule="auto"/>
              <w:rPr>
                <w:sz w:val="20"/>
                <w:szCs w:val="20"/>
              </w:rPr>
            </w:pPr>
            <w:r w:rsidRPr="10A9246F">
              <w:rPr>
                <w:sz w:val="20"/>
                <w:szCs w:val="20"/>
              </w:rPr>
              <w:t xml:space="preserve">O </w:t>
            </w:r>
            <w:r w:rsidR="36769B73" w:rsidRPr="10A9246F">
              <w:rPr>
                <w:i/>
                <w:iCs/>
                <w:sz w:val="20"/>
                <w:szCs w:val="20"/>
              </w:rPr>
              <w:t>front-</w:t>
            </w:r>
            <w:proofErr w:type="spellStart"/>
            <w:r w:rsidR="36769B73" w:rsidRPr="10A9246F">
              <w:rPr>
                <w:i/>
                <w:iCs/>
                <w:sz w:val="20"/>
                <w:szCs w:val="20"/>
              </w:rPr>
              <w:t>end</w:t>
            </w:r>
            <w:proofErr w:type="spellEnd"/>
            <w:r w:rsidRPr="10A9246F">
              <w:rPr>
                <w:sz w:val="20"/>
                <w:szCs w:val="20"/>
              </w:rPr>
              <w:t xml:space="preserve"> deve tratar as permissões do usuário nos componentes visuais</w:t>
            </w:r>
          </w:p>
        </w:tc>
      </w:tr>
      <w:tr w:rsidR="681046A8" w14:paraId="1E35CAE2" w14:textId="77777777" w:rsidTr="10A9246F">
        <w:trPr>
          <w:trHeight w:val="230"/>
        </w:trPr>
        <w:tc>
          <w:tcPr>
            <w:tcW w:w="1235" w:type="dxa"/>
          </w:tcPr>
          <w:p w14:paraId="6BFE0126" w14:textId="077A779A" w:rsidR="3961DC62" w:rsidRDefault="44A36B3C" w:rsidP="681046A8">
            <w:pPr>
              <w:spacing w:line="360" w:lineRule="auto"/>
              <w:rPr>
                <w:sz w:val="20"/>
                <w:szCs w:val="20"/>
              </w:rPr>
            </w:pPr>
            <w:r w:rsidRPr="5721C0D0">
              <w:rPr>
                <w:sz w:val="20"/>
                <w:szCs w:val="20"/>
              </w:rPr>
              <w:t>RNF</w:t>
            </w:r>
            <w:r w:rsidR="3B3A13DB" w:rsidRPr="5721C0D0">
              <w:rPr>
                <w:sz w:val="20"/>
                <w:szCs w:val="20"/>
              </w:rPr>
              <w:t>09</w:t>
            </w:r>
          </w:p>
        </w:tc>
        <w:tc>
          <w:tcPr>
            <w:tcW w:w="7827" w:type="dxa"/>
          </w:tcPr>
          <w:p w14:paraId="3149B5D6" w14:textId="4735959D" w:rsidR="3961DC62" w:rsidRDefault="3961DC62" w:rsidP="681046A8">
            <w:pPr>
              <w:spacing w:line="360" w:lineRule="auto"/>
              <w:rPr>
                <w:sz w:val="20"/>
                <w:szCs w:val="20"/>
              </w:rPr>
            </w:pPr>
            <w:r w:rsidRPr="681046A8">
              <w:rPr>
                <w:sz w:val="20"/>
                <w:szCs w:val="20"/>
              </w:rPr>
              <w:t>O protótipo deverá possuir responsividade em suas telas, garantindo a possibilidade de utilização por aparelhos móveis.</w:t>
            </w:r>
          </w:p>
        </w:tc>
      </w:tr>
    </w:tbl>
    <w:p w14:paraId="76B4E593" w14:textId="5BAF51D4" w:rsidR="00560F76" w:rsidRPr="00560F76" w:rsidRDefault="75E770D0" w:rsidP="00560F76">
      <w:pPr>
        <w:spacing w:line="360" w:lineRule="auto"/>
        <w:rPr>
          <w:b/>
          <w:bCs/>
          <w:sz w:val="20"/>
          <w:szCs w:val="20"/>
        </w:rPr>
      </w:pPr>
      <w:r w:rsidRPr="681046A8">
        <w:rPr>
          <w:b/>
          <w:bCs/>
          <w:sz w:val="20"/>
          <w:szCs w:val="20"/>
        </w:rPr>
        <w:t>Fonte: Acerto do autor (2023)</w:t>
      </w:r>
      <w:r w:rsidR="341AF3D1" w:rsidRPr="681046A8">
        <w:rPr>
          <w:b/>
          <w:bCs/>
          <w:sz w:val="20"/>
          <w:szCs w:val="20"/>
        </w:rPr>
        <w:t>.</w:t>
      </w:r>
    </w:p>
    <w:p w14:paraId="1ED6B663" w14:textId="2C4710D3" w:rsidR="681046A8" w:rsidRDefault="681046A8" w:rsidP="681046A8">
      <w:pPr>
        <w:spacing w:line="360" w:lineRule="auto"/>
        <w:rPr>
          <w:b/>
          <w:bCs/>
          <w:sz w:val="20"/>
          <w:szCs w:val="20"/>
        </w:rPr>
      </w:pPr>
    </w:p>
    <w:p w14:paraId="4040D096" w14:textId="636D50E8" w:rsidR="43B5AFE6" w:rsidRDefault="43B5AFE6" w:rsidP="681046A8">
      <w:pPr>
        <w:spacing w:line="360" w:lineRule="auto"/>
        <w:rPr>
          <w:b/>
          <w:bCs/>
          <w:sz w:val="20"/>
          <w:szCs w:val="20"/>
        </w:rPr>
      </w:pPr>
      <w:r w:rsidRPr="6A496B37">
        <w:rPr>
          <w:b/>
          <w:bCs/>
          <w:sz w:val="20"/>
          <w:szCs w:val="20"/>
        </w:rPr>
        <w:t xml:space="preserve">Quadro </w:t>
      </w:r>
      <w:r w:rsidR="01E771A5" w:rsidRPr="6A496B37">
        <w:rPr>
          <w:b/>
          <w:bCs/>
          <w:sz w:val="20"/>
          <w:szCs w:val="20"/>
        </w:rPr>
        <w:t>8</w:t>
      </w:r>
      <w:r w:rsidRPr="6A496B37">
        <w:rPr>
          <w:b/>
          <w:bCs/>
          <w:sz w:val="20"/>
          <w:szCs w:val="20"/>
        </w:rPr>
        <w:t xml:space="preserve"> – R</w:t>
      </w:r>
      <w:r w:rsidR="3721D7E9" w:rsidRPr="6A496B37">
        <w:rPr>
          <w:b/>
          <w:bCs/>
          <w:sz w:val="20"/>
          <w:szCs w:val="20"/>
        </w:rPr>
        <w:t xml:space="preserve">egras de </w:t>
      </w:r>
      <w:r w:rsidR="3315CABE" w:rsidRPr="6A496B37">
        <w:rPr>
          <w:b/>
          <w:bCs/>
          <w:sz w:val="20"/>
          <w:szCs w:val="20"/>
        </w:rPr>
        <w:t>N</w:t>
      </w:r>
      <w:r w:rsidR="3721D7E9" w:rsidRPr="6A496B37">
        <w:rPr>
          <w:b/>
          <w:bCs/>
          <w:sz w:val="20"/>
          <w:szCs w:val="20"/>
        </w:rPr>
        <w:t>egócio</w:t>
      </w:r>
    </w:p>
    <w:tbl>
      <w:tblPr>
        <w:tblStyle w:val="Tabelacomgrade"/>
        <w:tblW w:w="0" w:type="auto"/>
        <w:tblLayout w:type="fixed"/>
        <w:tblLook w:val="06A0" w:firstRow="1" w:lastRow="0" w:firstColumn="1" w:lastColumn="0" w:noHBand="1" w:noVBand="1"/>
      </w:tblPr>
      <w:tblGrid>
        <w:gridCol w:w="1125"/>
        <w:gridCol w:w="7935"/>
      </w:tblGrid>
      <w:tr w:rsidR="681046A8" w14:paraId="6A4FF189" w14:textId="77777777" w:rsidTr="5721C0D0">
        <w:trPr>
          <w:trHeight w:val="300"/>
        </w:trPr>
        <w:tc>
          <w:tcPr>
            <w:tcW w:w="1125" w:type="dxa"/>
          </w:tcPr>
          <w:p w14:paraId="0798E032" w14:textId="305FAB97" w:rsidR="5221D95B" w:rsidRDefault="5221D95B" w:rsidP="681046A8">
            <w:pPr>
              <w:rPr>
                <w:b/>
                <w:bCs/>
                <w:sz w:val="20"/>
                <w:szCs w:val="20"/>
              </w:rPr>
            </w:pPr>
            <w:r w:rsidRPr="681046A8">
              <w:rPr>
                <w:b/>
                <w:bCs/>
                <w:sz w:val="20"/>
                <w:szCs w:val="20"/>
              </w:rPr>
              <w:t>Número</w:t>
            </w:r>
          </w:p>
        </w:tc>
        <w:tc>
          <w:tcPr>
            <w:tcW w:w="7935" w:type="dxa"/>
          </w:tcPr>
          <w:p w14:paraId="7A2EA243" w14:textId="05826D5D" w:rsidR="5221D95B" w:rsidRDefault="5221D95B" w:rsidP="681046A8">
            <w:pPr>
              <w:rPr>
                <w:b/>
                <w:bCs/>
                <w:sz w:val="20"/>
                <w:szCs w:val="20"/>
              </w:rPr>
            </w:pPr>
            <w:r w:rsidRPr="681046A8">
              <w:rPr>
                <w:b/>
                <w:bCs/>
                <w:sz w:val="20"/>
                <w:szCs w:val="20"/>
              </w:rPr>
              <w:t>Descrição</w:t>
            </w:r>
          </w:p>
        </w:tc>
      </w:tr>
      <w:tr w:rsidR="681046A8" w14:paraId="32ED2864" w14:textId="77777777" w:rsidTr="5721C0D0">
        <w:trPr>
          <w:trHeight w:val="300"/>
        </w:trPr>
        <w:tc>
          <w:tcPr>
            <w:tcW w:w="1125" w:type="dxa"/>
          </w:tcPr>
          <w:p w14:paraId="41F01136" w14:textId="3E15E0F6" w:rsidR="5221D95B" w:rsidRDefault="5221D95B" w:rsidP="681046A8">
            <w:pPr>
              <w:rPr>
                <w:sz w:val="20"/>
                <w:szCs w:val="20"/>
              </w:rPr>
            </w:pPr>
            <w:r w:rsidRPr="681046A8">
              <w:rPr>
                <w:sz w:val="20"/>
                <w:szCs w:val="20"/>
              </w:rPr>
              <w:t>RN01</w:t>
            </w:r>
          </w:p>
        </w:tc>
        <w:tc>
          <w:tcPr>
            <w:tcW w:w="7935" w:type="dxa"/>
          </w:tcPr>
          <w:p w14:paraId="446E460D" w14:textId="26FD0A06" w:rsidR="5221D95B" w:rsidRDefault="5221D95B" w:rsidP="681046A8">
            <w:pPr>
              <w:rPr>
                <w:sz w:val="20"/>
                <w:szCs w:val="20"/>
              </w:rPr>
            </w:pPr>
            <w:r w:rsidRPr="681046A8">
              <w:rPr>
                <w:sz w:val="20"/>
                <w:szCs w:val="20"/>
              </w:rPr>
              <w:t>Apenas usuários que sejam técnicos agrícolas podem criar/alterar laudos de acompanhamento.</w:t>
            </w:r>
          </w:p>
        </w:tc>
      </w:tr>
      <w:tr w:rsidR="681046A8" w14:paraId="26968010" w14:textId="77777777" w:rsidTr="5721C0D0">
        <w:trPr>
          <w:trHeight w:val="300"/>
        </w:trPr>
        <w:tc>
          <w:tcPr>
            <w:tcW w:w="1125" w:type="dxa"/>
          </w:tcPr>
          <w:p w14:paraId="6F0AD008" w14:textId="510B72D2" w:rsidR="5221D95B" w:rsidRDefault="5221D95B" w:rsidP="681046A8">
            <w:pPr>
              <w:rPr>
                <w:sz w:val="20"/>
                <w:szCs w:val="20"/>
              </w:rPr>
            </w:pPr>
            <w:r w:rsidRPr="681046A8">
              <w:rPr>
                <w:sz w:val="20"/>
                <w:szCs w:val="20"/>
              </w:rPr>
              <w:t>RN02</w:t>
            </w:r>
          </w:p>
        </w:tc>
        <w:tc>
          <w:tcPr>
            <w:tcW w:w="7935" w:type="dxa"/>
          </w:tcPr>
          <w:p w14:paraId="7A7704E1" w14:textId="146D441B" w:rsidR="77E07B92" w:rsidRDefault="77E07B92" w:rsidP="681046A8">
            <w:pPr>
              <w:rPr>
                <w:sz w:val="20"/>
                <w:szCs w:val="20"/>
              </w:rPr>
            </w:pPr>
            <w:r w:rsidRPr="681046A8">
              <w:rPr>
                <w:sz w:val="20"/>
                <w:szCs w:val="20"/>
              </w:rPr>
              <w:t xml:space="preserve">Todos os dados devem ser compartilhados entre as filiais, porém cada </w:t>
            </w:r>
            <w:r w:rsidR="54ADEA36" w:rsidRPr="681046A8">
              <w:rPr>
                <w:sz w:val="20"/>
                <w:szCs w:val="20"/>
              </w:rPr>
              <w:t xml:space="preserve">proposta </w:t>
            </w:r>
            <w:r w:rsidRPr="681046A8">
              <w:rPr>
                <w:sz w:val="20"/>
                <w:szCs w:val="20"/>
              </w:rPr>
              <w:t>deve ter uma filial de origem para controle.</w:t>
            </w:r>
          </w:p>
        </w:tc>
      </w:tr>
      <w:tr w:rsidR="681046A8" w14:paraId="0BBAC9E7" w14:textId="77777777" w:rsidTr="5721C0D0">
        <w:trPr>
          <w:trHeight w:val="300"/>
        </w:trPr>
        <w:tc>
          <w:tcPr>
            <w:tcW w:w="1125" w:type="dxa"/>
          </w:tcPr>
          <w:p w14:paraId="226C2D46" w14:textId="52E4500A" w:rsidR="77E07B92" w:rsidRDefault="77E07B92" w:rsidP="681046A8">
            <w:pPr>
              <w:rPr>
                <w:sz w:val="20"/>
                <w:szCs w:val="20"/>
              </w:rPr>
            </w:pPr>
            <w:r w:rsidRPr="681046A8">
              <w:rPr>
                <w:sz w:val="20"/>
                <w:szCs w:val="20"/>
              </w:rPr>
              <w:t>RN03</w:t>
            </w:r>
          </w:p>
        </w:tc>
        <w:tc>
          <w:tcPr>
            <w:tcW w:w="7935" w:type="dxa"/>
          </w:tcPr>
          <w:p w14:paraId="374C3491" w14:textId="3C7E0514" w:rsidR="77E07B92" w:rsidRDefault="17ECAEF4" w:rsidP="00893AFC">
            <w:pPr>
              <w:rPr>
                <w:sz w:val="20"/>
                <w:szCs w:val="20"/>
              </w:rPr>
            </w:pPr>
            <w:r w:rsidRPr="5721C0D0">
              <w:rPr>
                <w:sz w:val="20"/>
                <w:szCs w:val="20"/>
              </w:rPr>
              <w:t>Toda cultura (cebola, milho, beterraba, etc.) precisa ter seu valor de mercado em</w:t>
            </w:r>
            <w:r w:rsidR="6A0F0100" w:rsidRPr="5721C0D0">
              <w:rPr>
                <w:sz w:val="20"/>
                <w:szCs w:val="20"/>
              </w:rPr>
              <w:t xml:space="preserve"> </w:t>
            </w:r>
            <w:proofErr w:type="spellStart"/>
            <w:r w:rsidR="6A0F0100" w:rsidRPr="5721C0D0">
              <w:rPr>
                <w:sz w:val="20"/>
                <w:szCs w:val="20"/>
              </w:rPr>
              <w:t>kilograma</w:t>
            </w:r>
            <w:proofErr w:type="spellEnd"/>
            <w:r w:rsidR="6A0F0100" w:rsidRPr="5721C0D0">
              <w:rPr>
                <w:sz w:val="20"/>
                <w:szCs w:val="20"/>
              </w:rPr>
              <w:t xml:space="preserve"> </w:t>
            </w:r>
            <w:r w:rsidRPr="5721C0D0">
              <w:rPr>
                <w:sz w:val="20"/>
                <w:szCs w:val="20"/>
              </w:rPr>
              <w:t>atualizado.</w:t>
            </w:r>
          </w:p>
        </w:tc>
      </w:tr>
      <w:tr w:rsidR="681046A8" w14:paraId="7B15E2D6" w14:textId="77777777" w:rsidTr="5721C0D0">
        <w:trPr>
          <w:trHeight w:val="300"/>
        </w:trPr>
        <w:tc>
          <w:tcPr>
            <w:tcW w:w="1125" w:type="dxa"/>
          </w:tcPr>
          <w:p w14:paraId="60B592CC" w14:textId="18D8421A" w:rsidR="77E07B92" w:rsidRDefault="77E07B92" w:rsidP="681046A8">
            <w:pPr>
              <w:rPr>
                <w:sz w:val="20"/>
                <w:szCs w:val="20"/>
              </w:rPr>
            </w:pPr>
            <w:r w:rsidRPr="681046A8">
              <w:rPr>
                <w:sz w:val="20"/>
                <w:szCs w:val="20"/>
              </w:rPr>
              <w:t>RN04</w:t>
            </w:r>
          </w:p>
        </w:tc>
        <w:tc>
          <w:tcPr>
            <w:tcW w:w="7935" w:type="dxa"/>
          </w:tcPr>
          <w:p w14:paraId="48C135FE" w14:textId="7961AEEA" w:rsidR="77E07B92" w:rsidRDefault="77E07B92" w:rsidP="681046A8">
            <w:pPr>
              <w:rPr>
                <w:sz w:val="20"/>
                <w:szCs w:val="20"/>
              </w:rPr>
            </w:pPr>
            <w:r w:rsidRPr="681046A8">
              <w:rPr>
                <w:sz w:val="20"/>
                <w:szCs w:val="20"/>
              </w:rPr>
              <w:t xml:space="preserve">Um </w:t>
            </w:r>
            <w:r w:rsidR="1F045AA1" w:rsidRPr="681046A8">
              <w:rPr>
                <w:sz w:val="20"/>
                <w:szCs w:val="20"/>
              </w:rPr>
              <w:t>imóvel</w:t>
            </w:r>
            <w:r w:rsidRPr="681046A8">
              <w:rPr>
                <w:sz w:val="20"/>
                <w:szCs w:val="20"/>
              </w:rPr>
              <w:t xml:space="preserve"> pode ser utilizado em diversas propostas diferentes,</w:t>
            </w:r>
            <w:r w:rsidR="1C3E69C1" w:rsidRPr="681046A8">
              <w:rPr>
                <w:sz w:val="20"/>
                <w:szCs w:val="20"/>
              </w:rPr>
              <w:t xml:space="preserve"> mas somente com datas de plantio e colheita</w:t>
            </w:r>
            <w:r w:rsidR="1CD2B83A" w:rsidRPr="681046A8">
              <w:rPr>
                <w:sz w:val="20"/>
                <w:szCs w:val="20"/>
              </w:rPr>
              <w:t xml:space="preserve"> que não se sobrepõem.</w:t>
            </w:r>
          </w:p>
        </w:tc>
      </w:tr>
      <w:tr w:rsidR="681046A8" w14:paraId="0C226373" w14:textId="77777777" w:rsidTr="5721C0D0">
        <w:trPr>
          <w:trHeight w:val="300"/>
        </w:trPr>
        <w:tc>
          <w:tcPr>
            <w:tcW w:w="1125" w:type="dxa"/>
          </w:tcPr>
          <w:p w14:paraId="563B97AC" w14:textId="151151DF" w:rsidR="1CD2B83A" w:rsidRDefault="1CD2B83A" w:rsidP="681046A8">
            <w:pPr>
              <w:rPr>
                <w:sz w:val="20"/>
                <w:szCs w:val="20"/>
              </w:rPr>
            </w:pPr>
            <w:r w:rsidRPr="681046A8">
              <w:rPr>
                <w:sz w:val="20"/>
                <w:szCs w:val="20"/>
              </w:rPr>
              <w:t>RN05</w:t>
            </w:r>
          </w:p>
        </w:tc>
        <w:tc>
          <w:tcPr>
            <w:tcW w:w="7935" w:type="dxa"/>
          </w:tcPr>
          <w:p w14:paraId="30F8E5AB" w14:textId="2FE13952" w:rsidR="1CD2B83A" w:rsidRDefault="1CD2B83A" w:rsidP="681046A8">
            <w:pPr>
              <w:rPr>
                <w:sz w:val="20"/>
                <w:szCs w:val="20"/>
              </w:rPr>
            </w:pPr>
            <w:r w:rsidRPr="681046A8">
              <w:rPr>
                <w:sz w:val="20"/>
                <w:szCs w:val="20"/>
              </w:rPr>
              <w:t xml:space="preserve">Uma proposta poderá ter mais de um </w:t>
            </w:r>
            <w:r w:rsidR="394E2CAF" w:rsidRPr="681046A8">
              <w:rPr>
                <w:sz w:val="20"/>
                <w:szCs w:val="20"/>
              </w:rPr>
              <w:t>imóvel</w:t>
            </w:r>
            <w:r w:rsidRPr="681046A8">
              <w:rPr>
                <w:sz w:val="20"/>
                <w:szCs w:val="20"/>
              </w:rPr>
              <w:t>.</w:t>
            </w:r>
          </w:p>
        </w:tc>
      </w:tr>
      <w:tr w:rsidR="681046A8" w14:paraId="3CEC63B7" w14:textId="77777777" w:rsidTr="5721C0D0">
        <w:trPr>
          <w:trHeight w:val="300"/>
        </w:trPr>
        <w:tc>
          <w:tcPr>
            <w:tcW w:w="1125" w:type="dxa"/>
          </w:tcPr>
          <w:p w14:paraId="3A1F9392" w14:textId="55DB770F" w:rsidR="1CD2B83A" w:rsidRDefault="1CD2B83A" w:rsidP="681046A8">
            <w:r w:rsidRPr="681046A8">
              <w:rPr>
                <w:sz w:val="20"/>
                <w:szCs w:val="20"/>
              </w:rPr>
              <w:t>RN06</w:t>
            </w:r>
          </w:p>
        </w:tc>
        <w:tc>
          <w:tcPr>
            <w:tcW w:w="7935" w:type="dxa"/>
          </w:tcPr>
          <w:p w14:paraId="0BDBF092" w14:textId="280BCFE6" w:rsidR="1CD2B83A" w:rsidRDefault="1CD2B83A" w:rsidP="681046A8">
            <w:pPr>
              <w:rPr>
                <w:sz w:val="20"/>
                <w:szCs w:val="20"/>
              </w:rPr>
            </w:pPr>
            <w:r w:rsidRPr="681046A8">
              <w:rPr>
                <w:sz w:val="20"/>
                <w:szCs w:val="20"/>
              </w:rPr>
              <w:t>Uma proposta poderá ter apenas uma cultura.</w:t>
            </w:r>
          </w:p>
        </w:tc>
      </w:tr>
      <w:tr w:rsidR="681046A8" w14:paraId="4AD8094A" w14:textId="77777777" w:rsidTr="5721C0D0">
        <w:trPr>
          <w:trHeight w:val="300"/>
        </w:trPr>
        <w:tc>
          <w:tcPr>
            <w:tcW w:w="1125" w:type="dxa"/>
          </w:tcPr>
          <w:p w14:paraId="3AE35621" w14:textId="0F857FC0" w:rsidR="6248C3CB" w:rsidRDefault="6248C3CB" w:rsidP="681046A8">
            <w:pPr>
              <w:rPr>
                <w:sz w:val="20"/>
                <w:szCs w:val="20"/>
              </w:rPr>
            </w:pPr>
            <w:r w:rsidRPr="681046A8">
              <w:rPr>
                <w:sz w:val="20"/>
                <w:szCs w:val="20"/>
              </w:rPr>
              <w:t>RN07</w:t>
            </w:r>
          </w:p>
        </w:tc>
        <w:tc>
          <w:tcPr>
            <w:tcW w:w="7935" w:type="dxa"/>
          </w:tcPr>
          <w:p w14:paraId="5634DDC8" w14:textId="081B20B1" w:rsidR="6248C3CB" w:rsidRDefault="6248C3CB" w:rsidP="681046A8">
            <w:pPr>
              <w:rPr>
                <w:sz w:val="20"/>
                <w:szCs w:val="20"/>
              </w:rPr>
            </w:pPr>
            <w:r w:rsidRPr="681046A8">
              <w:rPr>
                <w:sz w:val="20"/>
                <w:szCs w:val="20"/>
              </w:rPr>
              <w:t>Uma proposta só poderá ficar encerrada caso não exista nenhum laudo de acompanhamento pendente.</w:t>
            </w:r>
          </w:p>
        </w:tc>
      </w:tr>
      <w:tr w:rsidR="681046A8" w14:paraId="53212B1D" w14:textId="77777777" w:rsidTr="5721C0D0">
        <w:trPr>
          <w:trHeight w:val="300"/>
        </w:trPr>
        <w:tc>
          <w:tcPr>
            <w:tcW w:w="1125" w:type="dxa"/>
          </w:tcPr>
          <w:p w14:paraId="0F0DFAA1" w14:textId="72F93DC2" w:rsidR="519491D1" w:rsidRDefault="519491D1" w:rsidP="681046A8">
            <w:pPr>
              <w:rPr>
                <w:sz w:val="20"/>
                <w:szCs w:val="20"/>
              </w:rPr>
            </w:pPr>
            <w:r w:rsidRPr="681046A8">
              <w:rPr>
                <w:sz w:val="20"/>
                <w:szCs w:val="20"/>
              </w:rPr>
              <w:t>RN08</w:t>
            </w:r>
          </w:p>
        </w:tc>
        <w:tc>
          <w:tcPr>
            <w:tcW w:w="7935" w:type="dxa"/>
          </w:tcPr>
          <w:p w14:paraId="0C6392FF" w14:textId="2C48D346" w:rsidR="519491D1" w:rsidRDefault="519491D1" w:rsidP="681046A8">
            <w:pPr>
              <w:rPr>
                <w:sz w:val="20"/>
                <w:szCs w:val="20"/>
              </w:rPr>
            </w:pPr>
            <w:r w:rsidRPr="681046A8">
              <w:rPr>
                <w:sz w:val="20"/>
                <w:szCs w:val="20"/>
              </w:rPr>
              <w:t xml:space="preserve">Uma documentação poderá </w:t>
            </w:r>
            <w:r w:rsidR="35596C1C" w:rsidRPr="681046A8">
              <w:rPr>
                <w:sz w:val="20"/>
                <w:szCs w:val="20"/>
              </w:rPr>
              <w:t>ter origem de uma proposta, pessoa ou imóvel.</w:t>
            </w:r>
          </w:p>
        </w:tc>
      </w:tr>
    </w:tbl>
    <w:p w14:paraId="5782A64E" w14:textId="054189A3" w:rsidR="550157A8" w:rsidRDefault="550157A8" w:rsidP="681046A8">
      <w:pPr>
        <w:spacing w:line="360" w:lineRule="auto"/>
        <w:rPr>
          <w:b/>
          <w:bCs/>
          <w:sz w:val="20"/>
          <w:szCs w:val="20"/>
        </w:rPr>
      </w:pPr>
      <w:r w:rsidRPr="681046A8">
        <w:rPr>
          <w:b/>
          <w:bCs/>
          <w:sz w:val="20"/>
          <w:szCs w:val="20"/>
        </w:rPr>
        <w:t>Fonte: Acerto do autor (2023)</w:t>
      </w:r>
      <w:r w:rsidR="341AF3D1" w:rsidRPr="681046A8">
        <w:rPr>
          <w:b/>
          <w:bCs/>
          <w:sz w:val="20"/>
          <w:szCs w:val="20"/>
        </w:rPr>
        <w:t>.</w:t>
      </w:r>
    </w:p>
    <w:p w14:paraId="1D24B76A" w14:textId="637649CE" w:rsidR="681046A8" w:rsidRDefault="681046A8" w:rsidP="681046A8">
      <w:pPr>
        <w:pStyle w:val="UNIDAVISEOPRIMRIA"/>
        <w:rPr>
          <w:lang w:val="pt-BR"/>
        </w:rPr>
      </w:pPr>
    </w:p>
    <w:p w14:paraId="2FA39F16" w14:textId="3A91E5EF" w:rsidR="6F5347A3" w:rsidRDefault="44107940" w:rsidP="00A96C0B">
      <w:pPr>
        <w:pStyle w:val="Ttulo3"/>
      </w:pPr>
      <w:bookmarkStart w:id="135" w:name="_Toc332845079"/>
      <w:bookmarkStart w:id="136" w:name="_Toc320009866"/>
      <w:bookmarkStart w:id="137" w:name="_Toc149739460"/>
      <w:r>
        <w:t>4.</w:t>
      </w:r>
      <w:r w:rsidR="493D1B20">
        <w:t>1</w:t>
      </w:r>
      <w:r>
        <w:t>.3 Diagramas</w:t>
      </w:r>
      <w:bookmarkEnd w:id="135"/>
      <w:bookmarkEnd w:id="136"/>
      <w:bookmarkEnd w:id="137"/>
    </w:p>
    <w:p w14:paraId="19B66571" w14:textId="086C48D4" w:rsidR="681046A8" w:rsidRDefault="681046A8" w:rsidP="681046A8">
      <w:pPr>
        <w:pStyle w:val="UnidaviSeoTerciria"/>
      </w:pPr>
    </w:p>
    <w:p w14:paraId="69314656" w14:textId="344898F8" w:rsidR="61554B46" w:rsidRDefault="29D698D6" w:rsidP="681046A8">
      <w:pPr>
        <w:pStyle w:val="UnidaviTexto-Espao15"/>
      </w:pPr>
      <w:r>
        <w:t>Para facilitar a compreensão dos requisitos elencados e das funcionalidades do protótipo foram elaborados alguns diagramas. Os diagramas representam os recursos que estão disponíveis para os usuários, bem como o passo a passo para executar a atividade principal proposta por esse protótipo.</w:t>
      </w:r>
    </w:p>
    <w:p w14:paraId="015D84BA" w14:textId="5D0961A3" w:rsidR="681046A8" w:rsidRPr="00FE529A" w:rsidRDefault="36608276" w:rsidP="5721C0D0">
      <w:pPr>
        <w:pStyle w:val="UnidaviTexto-Espao15"/>
      </w:pPr>
      <w:r w:rsidRPr="00FE529A">
        <w:t xml:space="preserve">A Figura </w:t>
      </w:r>
      <w:r w:rsidR="00C820A1" w:rsidRPr="00FE529A">
        <w:t>9</w:t>
      </w:r>
      <w:r w:rsidRPr="00FE529A">
        <w:t xml:space="preserve"> representa um diagrama de caso de usos, onde apresenta as funcionalidades do protótipo, bem como demonstra sua disponibilidade aos atores do sistema, neste caso apenas o usuário.</w:t>
      </w:r>
    </w:p>
    <w:p w14:paraId="675CE74D" w14:textId="304F1829" w:rsidR="681046A8" w:rsidRDefault="681046A8" w:rsidP="681046A8">
      <w:pPr>
        <w:pStyle w:val="UnidaviTexto-Espao15"/>
      </w:pPr>
    </w:p>
    <w:p w14:paraId="779B508D" w14:textId="5CBE2979" w:rsidR="681046A8" w:rsidRDefault="7F152E74" w:rsidP="4E544FCE">
      <w:pPr>
        <w:pStyle w:val="UnidaviTexto-Espao15"/>
        <w:ind w:firstLine="708"/>
        <w:rPr>
          <w:b/>
          <w:bCs/>
          <w:sz w:val="20"/>
          <w:szCs w:val="20"/>
        </w:rPr>
      </w:pPr>
      <w:r w:rsidRPr="4E544FCE">
        <w:rPr>
          <w:b/>
          <w:bCs/>
          <w:sz w:val="20"/>
          <w:szCs w:val="20"/>
        </w:rPr>
        <w:t xml:space="preserve">Figura </w:t>
      </w:r>
      <w:r w:rsidR="00C820A1">
        <w:rPr>
          <w:b/>
          <w:bCs/>
          <w:sz w:val="20"/>
          <w:szCs w:val="20"/>
        </w:rPr>
        <w:t>9</w:t>
      </w:r>
      <w:r w:rsidRPr="4E544FCE">
        <w:rPr>
          <w:b/>
          <w:bCs/>
          <w:sz w:val="20"/>
          <w:szCs w:val="20"/>
        </w:rPr>
        <w:t xml:space="preserve"> – Diagrama de Caso de Uso</w:t>
      </w:r>
    </w:p>
    <w:p w14:paraId="390821B1" w14:textId="33332B18" w:rsidR="681046A8" w:rsidRDefault="02C398CE" w:rsidP="681046A8">
      <w:pPr>
        <w:pStyle w:val="UnidaviTexto-Espao15"/>
      </w:pPr>
      <w:r>
        <w:rPr>
          <w:noProof/>
        </w:rPr>
        <w:drawing>
          <wp:inline distT="0" distB="0" distL="0" distR="0" wp14:anchorId="38B8DB78" wp14:editId="3107FC41">
            <wp:extent cx="3028950" cy="4572000"/>
            <wp:effectExtent l="0" t="0" r="0" b="0"/>
            <wp:docPr id="168310314" name="Imagem 1683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12DA14D8" w14:textId="4F01B970" w:rsidR="681046A8" w:rsidRDefault="37537D42" w:rsidP="5721C0D0">
      <w:pPr>
        <w:pStyle w:val="UnidaviTexto-Espao15"/>
        <w:ind w:firstLine="708"/>
        <w:rPr>
          <w:sz w:val="20"/>
          <w:szCs w:val="20"/>
        </w:rPr>
      </w:pPr>
      <w:r w:rsidRPr="5E19B3B0">
        <w:rPr>
          <w:sz w:val="20"/>
          <w:szCs w:val="20"/>
        </w:rPr>
        <w:t>Fonte: acervo do autor (2023).</w:t>
      </w:r>
    </w:p>
    <w:p w14:paraId="69131C68" w14:textId="1C9DFAD8" w:rsidR="5E19B3B0" w:rsidRDefault="5E19B3B0" w:rsidP="5E19B3B0">
      <w:pPr>
        <w:pStyle w:val="UnidaviTexto-Espao15"/>
        <w:ind w:firstLine="708"/>
        <w:rPr>
          <w:sz w:val="20"/>
          <w:szCs w:val="20"/>
        </w:rPr>
      </w:pPr>
    </w:p>
    <w:p w14:paraId="4C6A16BC" w14:textId="79E2987C" w:rsidR="681046A8" w:rsidRDefault="1383AFEC" w:rsidP="681046A8">
      <w:pPr>
        <w:pStyle w:val="UnidaviTexto-Espao15"/>
      </w:pPr>
      <w:r>
        <w:t xml:space="preserve">Conforme pode ser verificado na Figura </w:t>
      </w:r>
      <w:r w:rsidR="00C820A1">
        <w:t>10</w:t>
      </w:r>
      <w:r>
        <w:t xml:space="preserve">, existem dois fluxos principais exemplificados, um para o cadastro de proposta e outro para o preenchimento dos laudos de </w:t>
      </w:r>
      <w:r>
        <w:lastRenderedPageBreak/>
        <w:t>acompanhamento, que ocorrerão posteriormente ao cadastro da proposta. Nos dois fluxos inicialmente o usuário faz o login, no cenário de uma nova proposta o mesmo verifica se o cliente possui cadastro, caso não possuir realiza o cadastro do mesmo e após já poderá seguir para cadastrar a proposta, onde são preenchidas as informações e passado por algumas validações, como se possuirá laudos de acompanhamento, se existem documentações pendentes na proposta, etc. Após o cadastro a proposta poderá ficar em duas situações, encerrada ou aguardando laudos de acompanhamento caso existir algum laudo pendente.</w:t>
      </w:r>
    </w:p>
    <w:p w14:paraId="1DA3E600" w14:textId="19D5037C" w:rsidR="681046A8" w:rsidRDefault="681046A8" w:rsidP="681046A8">
      <w:pPr>
        <w:pStyle w:val="UnidaviTexto-Espao15"/>
      </w:pPr>
    </w:p>
    <w:p w14:paraId="362F529C" w14:textId="7CCD61F6" w:rsidR="681046A8" w:rsidRDefault="3DCBB684" w:rsidP="55E9F482">
      <w:pPr>
        <w:pStyle w:val="UnidaviTexto-Espao15"/>
        <w:ind w:firstLine="708"/>
        <w:jc w:val="left"/>
        <w:rPr>
          <w:b/>
          <w:bCs/>
          <w:sz w:val="20"/>
          <w:szCs w:val="20"/>
        </w:rPr>
      </w:pPr>
      <w:r w:rsidRPr="55E9F482">
        <w:rPr>
          <w:b/>
          <w:bCs/>
          <w:sz w:val="20"/>
          <w:szCs w:val="20"/>
        </w:rPr>
        <w:t xml:space="preserve">Figura </w:t>
      </w:r>
      <w:r w:rsidR="00C820A1">
        <w:rPr>
          <w:b/>
          <w:bCs/>
          <w:sz w:val="20"/>
          <w:szCs w:val="20"/>
        </w:rPr>
        <w:t>10</w:t>
      </w:r>
      <w:r w:rsidRPr="55E9F482">
        <w:rPr>
          <w:b/>
          <w:bCs/>
          <w:sz w:val="20"/>
          <w:szCs w:val="20"/>
        </w:rPr>
        <w:t xml:space="preserve"> – Diagrama de Atividade – Cadastro de Propost</w:t>
      </w:r>
      <w:r w:rsidR="4ED7F488" w:rsidRPr="55E9F482">
        <w:rPr>
          <w:b/>
          <w:bCs/>
          <w:sz w:val="20"/>
          <w:szCs w:val="20"/>
        </w:rPr>
        <w:t>a</w:t>
      </w:r>
    </w:p>
    <w:p w14:paraId="59DE3ECC" w14:textId="5C679B76" w:rsidR="5B68E62B" w:rsidRDefault="0A80FBA1" w:rsidP="4E544FCE">
      <w:pPr>
        <w:ind w:firstLine="708"/>
      </w:pPr>
      <w:r>
        <w:rPr>
          <w:noProof/>
          <w:lang w:eastAsia="pt-BR"/>
        </w:rPr>
        <w:drawing>
          <wp:inline distT="0" distB="0" distL="0" distR="0" wp14:anchorId="5854269F" wp14:editId="59D1B8BB">
            <wp:extent cx="4057650" cy="4572000"/>
            <wp:effectExtent l="0" t="0" r="0" b="0"/>
            <wp:docPr id="1393649672" name="Imagem 13936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93649672"/>
                    <pic:cNvPicPr/>
                  </pic:nvPicPr>
                  <pic:blipFill>
                    <a:blip r:embed="rId2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78FC0730" w14:textId="49BE2416" w:rsidR="353B19F6" w:rsidRDefault="0E6DD4AD" w:rsidP="5721C0D0">
      <w:pPr>
        <w:pStyle w:val="UnidaviTexto-Espao15"/>
        <w:ind w:firstLine="708"/>
        <w:rPr>
          <w:sz w:val="20"/>
          <w:szCs w:val="20"/>
        </w:rPr>
      </w:pPr>
      <w:r w:rsidRPr="4E544FCE">
        <w:rPr>
          <w:sz w:val="20"/>
          <w:szCs w:val="20"/>
        </w:rPr>
        <w:t>Fonte: Acervo do autor (2023)</w:t>
      </w:r>
      <w:r w:rsidR="5ED00569" w:rsidRPr="4E544FCE">
        <w:rPr>
          <w:sz w:val="20"/>
          <w:szCs w:val="20"/>
        </w:rPr>
        <w:t>.</w:t>
      </w:r>
    </w:p>
    <w:p w14:paraId="3B7AD357" w14:textId="30CAF314" w:rsidR="681046A8" w:rsidRDefault="681046A8" w:rsidP="681046A8">
      <w:pPr>
        <w:pStyle w:val="UnidaviTexto-Espao15"/>
      </w:pPr>
    </w:p>
    <w:p w14:paraId="012C1F6C" w14:textId="5ABFE85A" w:rsidR="2B276745" w:rsidRDefault="2B276745" w:rsidP="681046A8">
      <w:pPr>
        <w:pStyle w:val="UnidaviTexto-Espao15"/>
      </w:pPr>
      <w:r w:rsidRPr="681046A8">
        <w:t xml:space="preserve">No segundo fluxo de preenchimento de laudo de acompanhamento, o usuário irá acessar a proposta e seguirá para os laudos pendentes da proposta, onde preencherá as informações e encerrará o laudo. Caso </w:t>
      </w:r>
      <w:r w:rsidR="10E07042" w:rsidRPr="681046A8">
        <w:t>não exista mais laudos pendentes para aquela proposta ela será encerrada automaticamente.</w:t>
      </w:r>
    </w:p>
    <w:p w14:paraId="62159436" w14:textId="4781A70C" w:rsidR="506A5845" w:rsidRDefault="260AB879" w:rsidP="681046A8">
      <w:pPr>
        <w:pStyle w:val="UnidaviTexto-Espao15"/>
      </w:pPr>
      <w:r>
        <w:lastRenderedPageBreak/>
        <w:t xml:space="preserve">Para atender todas as necessidades do projeto, foi realizada a modelagem do diagrama de entidade relacionamento, conforme a </w:t>
      </w:r>
      <w:r w:rsidR="2F3D26FA">
        <w:t xml:space="preserve">Figura </w:t>
      </w:r>
      <w:r w:rsidR="00C820A1">
        <w:t>11</w:t>
      </w:r>
      <w:r w:rsidR="0A24E8B3">
        <w:t>. O protótipo possui</w:t>
      </w:r>
      <w:r w:rsidR="2F3D26FA">
        <w:t xml:space="preserve"> </w:t>
      </w:r>
      <w:r w:rsidR="122761DD">
        <w:t xml:space="preserve">15 tabelas, sendo elas: </w:t>
      </w:r>
      <w:r w:rsidR="2475EF2D">
        <w:t>Pessoa,</w:t>
      </w:r>
      <w:r w:rsidR="5EAC21B9">
        <w:t xml:space="preserve"> Endereço da pessoa,</w:t>
      </w:r>
      <w:r w:rsidR="2475EF2D">
        <w:t xml:space="preserve"> </w:t>
      </w:r>
      <w:r w:rsidR="69DD5117">
        <w:t xml:space="preserve">Filial, </w:t>
      </w:r>
      <w:r w:rsidR="027077DC">
        <w:t xml:space="preserve">Imóvel, </w:t>
      </w:r>
      <w:r w:rsidR="122761DD">
        <w:t xml:space="preserve">Proposta, Imóvel da proposta, </w:t>
      </w:r>
      <w:r w:rsidR="2BA29DE3">
        <w:t xml:space="preserve">Laudo de acompanhamento, Diagnóstico do laudo de acompanhamento, </w:t>
      </w:r>
      <w:r w:rsidR="0ACDE373">
        <w:t xml:space="preserve">Tipo de documentação, </w:t>
      </w:r>
      <w:r w:rsidR="2BA29DE3">
        <w:t xml:space="preserve">Tipo de proposta, Tipo de documentação do tipo de proposta, </w:t>
      </w:r>
      <w:r w:rsidR="43867B72">
        <w:t>Cultura,</w:t>
      </w:r>
      <w:r w:rsidR="32E68A6D">
        <w:t xml:space="preserve"> Documentação,</w:t>
      </w:r>
      <w:r w:rsidR="756F43D9">
        <w:t xml:space="preserve"> Cidade e Estado.</w:t>
      </w:r>
      <w:r w:rsidR="7A695284">
        <w:t xml:space="preserve"> Cada tabela possui uma chave primária denominada ID</w:t>
      </w:r>
      <w:r w:rsidR="57687DFE">
        <w:t>, além de chaves estrangeiras para relacionamentos com outras entidades.</w:t>
      </w:r>
    </w:p>
    <w:p w14:paraId="0B481F88" w14:textId="5C8D120C" w:rsidR="681046A8" w:rsidRDefault="681046A8" w:rsidP="681046A8">
      <w:pPr>
        <w:pStyle w:val="UnidaviTexto-Espao15"/>
        <w:ind w:firstLine="708"/>
        <w:rPr>
          <w:b/>
          <w:bCs/>
          <w:sz w:val="20"/>
          <w:szCs w:val="20"/>
        </w:rPr>
      </w:pPr>
    </w:p>
    <w:p w14:paraId="0D5D29E4" w14:textId="03E93298" w:rsidR="4D3D1C01" w:rsidRDefault="33EFA46A" w:rsidP="681046A8">
      <w:pPr>
        <w:pStyle w:val="UnidaviTexto-Espao15"/>
        <w:ind w:firstLine="708"/>
      </w:pPr>
      <w:r w:rsidRPr="4E544FCE">
        <w:rPr>
          <w:b/>
          <w:bCs/>
          <w:sz w:val="20"/>
          <w:szCs w:val="20"/>
        </w:rPr>
        <w:t xml:space="preserve">Figura </w:t>
      </w:r>
      <w:r w:rsidR="00C820A1">
        <w:rPr>
          <w:b/>
          <w:bCs/>
          <w:sz w:val="20"/>
          <w:szCs w:val="20"/>
        </w:rPr>
        <w:t>11</w:t>
      </w:r>
      <w:r w:rsidRPr="4E544FCE">
        <w:rPr>
          <w:b/>
          <w:bCs/>
          <w:sz w:val="20"/>
          <w:szCs w:val="20"/>
        </w:rPr>
        <w:t xml:space="preserve"> – Diagrama de Entidade Relacionamento</w:t>
      </w:r>
    </w:p>
    <w:p w14:paraId="7353C6E6" w14:textId="534C8D64" w:rsidR="4D3D1C01" w:rsidRDefault="0CEF470E" w:rsidP="4E544FCE">
      <w:pPr>
        <w:ind w:firstLine="708"/>
      </w:pPr>
      <w:r>
        <w:rPr>
          <w:noProof/>
          <w:lang w:eastAsia="pt-BR"/>
        </w:rPr>
        <w:drawing>
          <wp:inline distT="0" distB="0" distL="0" distR="0" wp14:anchorId="60AFA23D" wp14:editId="56EB3DAC">
            <wp:extent cx="4572000" cy="3162300"/>
            <wp:effectExtent l="0" t="0" r="0" b="0"/>
            <wp:docPr id="1126644296" name="Imagem 11266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6644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3ABBC1D" w14:textId="04F624CF" w:rsidR="489F2E5E" w:rsidRDefault="489F2E5E" w:rsidP="4E544FCE">
      <w:pPr>
        <w:pStyle w:val="UnidaviTexto-Espao15"/>
        <w:ind w:firstLine="708"/>
        <w:rPr>
          <w:sz w:val="20"/>
          <w:szCs w:val="20"/>
        </w:rPr>
      </w:pPr>
      <w:r w:rsidRPr="4E544FCE">
        <w:rPr>
          <w:sz w:val="20"/>
          <w:szCs w:val="20"/>
        </w:rPr>
        <w:t>Fonte: Acervo do autor (2023).</w:t>
      </w:r>
    </w:p>
    <w:p w14:paraId="7569518A" w14:textId="0D614BBE" w:rsidR="681046A8" w:rsidRDefault="681046A8" w:rsidP="681046A8">
      <w:pPr>
        <w:pStyle w:val="UnidaviTexto-Espao15"/>
        <w:ind w:firstLine="708"/>
        <w:rPr>
          <w:b/>
          <w:bCs/>
          <w:sz w:val="20"/>
          <w:szCs w:val="20"/>
        </w:rPr>
      </w:pPr>
    </w:p>
    <w:p w14:paraId="72BBB131" w14:textId="493A4940" w:rsidR="10E80962" w:rsidRDefault="029AACBF" w:rsidP="5721C0D0">
      <w:pPr>
        <w:pStyle w:val="UnidaviTexto-Espao15"/>
      </w:pPr>
      <w:r>
        <w:t xml:space="preserve">Para autenticação </w:t>
      </w:r>
      <w:r w:rsidR="41872EEB">
        <w:t>do sistema</w:t>
      </w:r>
      <w:r w:rsidR="7BF0295A">
        <w:t xml:space="preserve"> </w:t>
      </w:r>
      <w:r>
        <w:t>foi utilizado a ferrament</w:t>
      </w:r>
      <w:r w:rsidR="41872EEB">
        <w:t>a</w:t>
      </w:r>
      <w:r>
        <w:t xml:space="preserve"> </w:t>
      </w:r>
      <w:proofErr w:type="spellStart"/>
      <w:r>
        <w:t>Identity</w:t>
      </w:r>
      <w:proofErr w:type="spellEnd"/>
      <w:r>
        <w:t xml:space="preserve"> Core do ASP.NET. Nessa ferramenta as tabelas de usuário e permissões do usuário são geradas automaticamente</w:t>
      </w:r>
      <w:r w:rsidR="36967E86">
        <w:t xml:space="preserve">, podendo ser observado na Figura </w:t>
      </w:r>
      <w:r w:rsidR="00C820A1">
        <w:t>12</w:t>
      </w:r>
      <w:r w:rsidR="2FF7FB2F">
        <w:t>, possuindo um padrão próprio de campos e nomes de entidades</w:t>
      </w:r>
      <w:r w:rsidR="5979B548">
        <w:t xml:space="preserve">. </w:t>
      </w:r>
    </w:p>
    <w:p w14:paraId="637EB96C" w14:textId="3B8C47EC" w:rsidR="681046A8" w:rsidRDefault="681046A8" w:rsidP="681046A8">
      <w:pPr>
        <w:pStyle w:val="UnidaviTexto-Espao15"/>
      </w:pPr>
    </w:p>
    <w:p w14:paraId="75A6A0D6" w14:textId="01FDB32B" w:rsidR="79CD4103" w:rsidRDefault="79CD4103" w:rsidP="681046A8">
      <w:pPr>
        <w:pStyle w:val="UnidaviTexto-Espao15"/>
      </w:pPr>
      <w:r w:rsidRPr="681046A8">
        <w:rPr>
          <w:b/>
          <w:bCs/>
          <w:sz w:val="20"/>
          <w:szCs w:val="20"/>
        </w:rPr>
        <w:t xml:space="preserve">Figura </w:t>
      </w:r>
      <w:r w:rsidR="00C820A1">
        <w:rPr>
          <w:b/>
          <w:bCs/>
          <w:sz w:val="20"/>
          <w:szCs w:val="20"/>
        </w:rPr>
        <w:t>12</w:t>
      </w:r>
      <w:r w:rsidRPr="681046A8">
        <w:rPr>
          <w:b/>
          <w:bCs/>
          <w:sz w:val="20"/>
          <w:szCs w:val="20"/>
        </w:rPr>
        <w:t xml:space="preserve"> – Diagrama de Entidade Relacionamento – </w:t>
      </w:r>
      <w:proofErr w:type="spellStart"/>
      <w:r w:rsidRPr="681046A8">
        <w:rPr>
          <w:b/>
          <w:bCs/>
          <w:sz w:val="20"/>
          <w:szCs w:val="20"/>
        </w:rPr>
        <w:t>Identity</w:t>
      </w:r>
      <w:proofErr w:type="spellEnd"/>
      <w:r w:rsidRPr="681046A8">
        <w:rPr>
          <w:b/>
          <w:bCs/>
          <w:sz w:val="20"/>
          <w:szCs w:val="20"/>
        </w:rPr>
        <w:t xml:space="preserve"> Core</w:t>
      </w:r>
    </w:p>
    <w:p w14:paraId="1F87DCD4" w14:textId="1890C29D" w:rsidR="489F2E5E" w:rsidRDefault="489F2E5E" w:rsidP="4E544FCE">
      <w:pPr>
        <w:pStyle w:val="UnidaviTexto-Espao15"/>
        <w:ind w:firstLine="708"/>
        <w:jc w:val="left"/>
      </w:pPr>
      <w:r>
        <w:rPr>
          <w:noProof/>
        </w:rPr>
        <w:lastRenderedPageBreak/>
        <w:drawing>
          <wp:inline distT="0" distB="0" distL="0" distR="0" wp14:anchorId="6D92BBF7" wp14:editId="09CBD0FB">
            <wp:extent cx="4572000" cy="3400425"/>
            <wp:effectExtent l="0" t="0" r="0" b="0"/>
            <wp:docPr id="728320352" name="Imagem 728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32035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81ED68" w14:textId="310CE976" w:rsidR="489F2E5E" w:rsidRDefault="489F2E5E" w:rsidP="4E544FCE">
      <w:pPr>
        <w:pStyle w:val="UnidaviTexto-Espao15"/>
        <w:ind w:firstLine="708"/>
        <w:rPr>
          <w:sz w:val="20"/>
          <w:szCs w:val="20"/>
        </w:rPr>
      </w:pPr>
      <w:r w:rsidRPr="4E544FCE">
        <w:rPr>
          <w:sz w:val="20"/>
          <w:szCs w:val="20"/>
        </w:rPr>
        <w:t>Fonte: Microsoft (2023</w:t>
      </w:r>
      <w:r w:rsidR="00856D3B">
        <w:rPr>
          <w:sz w:val="20"/>
          <w:szCs w:val="20"/>
        </w:rPr>
        <w:t>a</w:t>
      </w:r>
      <w:r w:rsidRPr="4E544FCE">
        <w:rPr>
          <w:sz w:val="20"/>
          <w:szCs w:val="20"/>
        </w:rPr>
        <w:t>).</w:t>
      </w:r>
    </w:p>
    <w:p w14:paraId="5CE2829F" w14:textId="6CCB542F" w:rsidR="681046A8" w:rsidRDefault="681046A8" w:rsidP="681046A8">
      <w:pPr>
        <w:pStyle w:val="UnidaviTexto-Espao15"/>
      </w:pPr>
    </w:p>
    <w:p w14:paraId="396A1CED" w14:textId="79BDDD90" w:rsidR="681046A8" w:rsidRDefault="502067AF" w:rsidP="681046A8">
      <w:pPr>
        <w:pStyle w:val="UnidaviTexto-Espao15"/>
      </w:pPr>
      <w:r>
        <w:t xml:space="preserve">Após a modelagem do banco de dados, foi utilizado o Entity Framework para gerar as classes, e assim pode ser realizada toda a manutenção do banco e do código sem gerar </w:t>
      </w:r>
      <w:r w:rsidRPr="55E9F482">
        <w:rPr>
          <w:i/>
          <w:iCs/>
        </w:rPr>
        <w:t>scripts</w:t>
      </w:r>
      <w:r>
        <w:t xml:space="preserve"> manuais, apenas com migrações que </w:t>
      </w:r>
      <w:r w:rsidR="6C967982">
        <w:t>o</w:t>
      </w:r>
      <w:r>
        <w:t xml:space="preserve"> própri</w:t>
      </w:r>
      <w:r w:rsidR="2CFEEB44">
        <w:t>o</w:t>
      </w:r>
      <w:r>
        <w:t xml:space="preserve"> </w:t>
      </w:r>
      <w:r w:rsidRPr="55E9F482">
        <w:rPr>
          <w:i/>
          <w:iCs/>
        </w:rPr>
        <w:t>framework</w:t>
      </w:r>
      <w:r>
        <w:t xml:space="preserve"> gera</w:t>
      </w:r>
      <w:r w:rsidR="6D623C91">
        <w:t xml:space="preserve">. </w:t>
      </w:r>
    </w:p>
    <w:p w14:paraId="798862D3" w14:textId="09D73EC5" w:rsidR="681046A8" w:rsidRDefault="13B3EAA1" w:rsidP="5721C0D0">
      <w:pPr>
        <w:pStyle w:val="UnidaviTexto-Espao15"/>
      </w:pPr>
      <w:r>
        <w:t xml:space="preserve">Conforme pode ser visto na Figura </w:t>
      </w:r>
      <w:r w:rsidR="00C820A1">
        <w:t>13</w:t>
      </w:r>
      <w:r>
        <w:t xml:space="preserve"> do diagrama de classe, cada coluna da tabela se tornou uma propriedade, bem como cada chave estrangeira gerou mais de uma propriedade, pois assim o Entity Framework consegue realizar as consultas sem necessidade de comandos de banco de dados puros no código, apenas trabalhando com as classes.</w:t>
      </w:r>
    </w:p>
    <w:p w14:paraId="0305DD15" w14:textId="5DF49D04" w:rsidR="681046A8" w:rsidRDefault="681046A8" w:rsidP="681046A8">
      <w:pPr>
        <w:pStyle w:val="UnidaviTexto-Espao15"/>
        <w:ind w:firstLine="0"/>
      </w:pPr>
    </w:p>
    <w:p w14:paraId="6FB088D0" w14:textId="1C15B28A" w:rsidR="681046A8" w:rsidRDefault="29D698D6" w:rsidP="5721C0D0">
      <w:pPr>
        <w:pStyle w:val="UnidaviTexto-Espao15"/>
        <w:ind w:firstLine="708"/>
      </w:pPr>
      <w:r w:rsidRPr="5721C0D0">
        <w:rPr>
          <w:b/>
          <w:bCs/>
          <w:sz w:val="20"/>
          <w:szCs w:val="20"/>
        </w:rPr>
        <w:t xml:space="preserve">Figura </w:t>
      </w:r>
      <w:r w:rsidR="00C820A1">
        <w:rPr>
          <w:b/>
          <w:bCs/>
          <w:sz w:val="20"/>
          <w:szCs w:val="20"/>
        </w:rPr>
        <w:t>13</w:t>
      </w:r>
      <w:r w:rsidRPr="5721C0D0">
        <w:rPr>
          <w:b/>
          <w:bCs/>
          <w:sz w:val="20"/>
          <w:szCs w:val="20"/>
        </w:rPr>
        <w:t xml:space="preserve"> – Diagrama de Class</w:t>
      </w:r>
      <w:r w:rsidR="1BEF9FD0" w:rsidRPr="5721C0D0">
        <w:rPr>
          <w:b/>
          <w:bCs/>
          <w:sz w:val="20"/>
          <w:szCs w:val="20"/>
        </w:rPr>
        <w:t>e</w:t>
      </w:r>
    </w:p>
    <w:p w14:paraId="2A66D2D4" w14:textId="0F02E329" w:rsidR="00B13844" w:rsidRDefault="1BEF9FD0" w:rsidP="4E544FCE">
      <w:pPr>
        <w:pStyle w:val="UnidaviTexto-Espao15"/>
        <w:ind w:firstLine="708"/>
        <w:jc w:val="left"/>
      </w:pPr>
      <w:r>
        <w:rPr>
          <w:noProof/>
        </w:rPr>
        <w:lastRenderedPageBreak/>
        <w:drawing>
          <wp:inline distT="0" distB="0" distL="0" distR="0" wp14:anchorId="4C2CF73B" wp14:editId="0CF03A2E">
            <wp:extent cx="4572000" cy="3400425"/>
            <wp:effectExtent l="0" t="0" r="0" b="0"/>
            <wp:docPr id="818690685" name="Imagem 8186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86906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000EA12" w14:textId="46EE7647" w:rsidR="681046A8" w:rsidRDefault="1BEF9FD0" w:rsidP="10A9246F">
      <w:pPr>
        <w:pStyle w:val="UnidaviTexto-Espao15"/>
        <w:rPr>
          <w:sz w:val="20"/>
          <w:szCs w:val="20"/>
        </w:rPr>
      </w:pPr>
      <w:r w:rsidRPr="10A9246F">
        <w:rPr>
          <w:sz w:val="20"/>
          <w:szCs w:val="20"/>
        </w:rPr>
        <w:t>Fonte: acerto do autor (2023)</w:t>
      </w:r>
      <w:r w:rsidR="6E7BCCAA" w:rsidRPr="10A9246F">
        <w:rPr>
          <w:sz w:val="20"/>
          <w:szCs w:val="20"/>
        </w:rPr>
        <w:t>.</w:t>
      </w:r>
    </w:p>
    <w:p w14:paraId="50B2E8F6" w14:textId="1A9C4B4E" w:rsidR="10A9246F" w:rsidRDefault="10A9246F" w:rsidP="10A9246F">
      <w:pPr>
        <w:pStyle w:val="UnidaviTexto-Espao15"/>
        <w:rPr>
          <w:ins w:id="138" w:author="Jullian" w:date="2023-09-18T20:52:00Z"/>
          <w:sz w:val="20"/>
          <w:szCs w:val="20"/>
        </w:rPr>
      </w:pPr>
    </w:p>
    <w:p w14:paraId="56903BBE" w14:textId="74720C2A" w:rsidR="00977EA0" w:rsidRPr="00D3180C" w:rsidRDefault="3FEEA98D" w:rsidP="5721C0D0">
      <w:pPr>
        <w:pStyle w:val="Ttulo2"/>
      </w:pPr>
      <w:bookmarkStart w:id="139" w:name="_Toc418442606"/>
      <w:bookmarkStart w:id="140" w:name="_Toc1133504358"/>
      <w:bookmarkStart w:id="141" w:name="_Toc149739461"/>
      <w:r w:rsidRPr="00D3180C">
        <w:t>4.2 Implementação</w:t>
      </w:r>
      <w:bookmarkEnd w:id="139"/>
      <w:bookmarkEnd w:id="140"/>
      <w:bookmarkEnd w:id="141"/>
    </w:p>
    <w:p w14:paraId="7E5B42AA" w14:textId="73E18809" w:rsidR="5721C0D0" w:rsidRDefault="5721C0D0" w:rsidP="5721C0D0">
      <w:pPr>
        <w:rPr>
          <w:highlight w:val="yellow"/>
        </w:rPr>
      </w:pPr>
    </w:p>
    <w:p w14:paraId="777DB404" w14:textId="1FB332D5" w:rsidR="00F15F0E" w:rsidRPr="00A96C0B" w:rsidRDefault="46497F13" w:rsidP="5721C0D0">
      <w:pPr>
        <w:pStyle w:val="UnidaviTexto-Espao15"/>
        <w:ind w:firstLine="708"/>
      </w:pPr>
      <w:r w:rsidRPr="00A96C0B">
        <w:t xml:space="preserve">Nesta seção serão detalhadas as ferramentas e tecnologias utilizadas no desenvolvimento do protótipo, </w:t>
      </w:r>
      <w:r w:rsidR="00A96C0B">
        <w:t>seguido da explicação detalhada das</w:t>
      </w:r>
      <w:r w:rsidRPr="00A96C0B">
        <w:t xml:space="preserve"> rotinas implementadas.</w:t>
      </w:r>
    </w:p>
    <w:p w14:paraId="4076C6CD" w14:textId="0C63CA7B" w:rsidR="5721C0D0" w:rsidRPr="00A96C0B" w:rsidRDefault="5721C0D0" w:rsidP="5721C0D0">
      <w:pPr>
        <w:pStyle w:val="UnidaviTexto-Espao15"/>
        <w:ind w:firstLine="708"/>
      </w:pPr>
    </w:p>
    <w:p w14:paraId="5D0B0487" w14:textId="688BB0BF" w:rsidR="58F9101D" w:rsidRPr="00A96C0B" w:rsidRDefault="58F9101D" w:rsidP="00702858">
      <w:pPr>
        <w:pStyle w:val="Ttulo3"/>
        <w:rPr>
          <w:rStyle w:val="Ttulo3Char"/>
          <w:rFonts w:eastAsia="SimSun"/>
        </w:rPr>
      </w:pPr>
      <w:bookmarkStart w:id="142" w:name="_Toc149739462"/>
      <w:bookmarkStart w:id="143" w:name="_Toc783477878"/>
      <w:bookmarkStart w:id="144" w:name="_Toc124594064"/>
      <w:r w:rsidRPr="00A96C0B">
        <w:rPr>
          <w:rStyle w:val="Ttulo3Char"/>
          <w:rFonts w:eastAsia="SimSun"/>
          <w:b/>
        </w:rPr>
        <w:t>4.2.1 Técnicas e Ferramentas Utilizadas</w:t>
      </w:r>
      <w:bookmarkEnd w:id="142"/>
      <w:bookmarkEnd w:id="143"/>
      <w:bookmarkEnd w:id="144"/>
    </w:p>
    <w:p w14:paraId="41D9598A" w14:textId="7CCEE8BF" w:rsidR="5721C0D0" w:rsidRPr="00A96C0B" w:rsidRDefault="5721C0D0" w:rsidP="5721C0D0">
      <w:pPr>
        <w:rPr>
          <w:rStyle w:val="Ttulo3Char"/>
          <w:rFonts w:eastAsia="SimSun"/>
        </w:rPr>
      </w:pPr>
    </w:p>
    <w:p w14:paraId="70AB5FBE" w14:textId="24B5ADF1" w:rsidR="58F9101D" w:rsidRPr="00A96C0B" w:rsidRDefault="58F9101D" w:rsidP="5721C0D0">
      <w:pPr>
        <w:pStyle w:val="UnidaviTexto-Espao15"/>
      </w:pPr>
      <w:r w:rsidRPr="00A96C0B">
        <w:t>Na etapa de análise (apresentada na seção 4.1), o desenvolvimento dos diagramas de caso de uso e entidade-relacionamento foram feitos através das ferramentas draw.io e SQL Server Management Studio</w:t>
      </w:r>
      <w:r w:rsidR="41DE47BF" w:rsidRPr="00A96C0B">
        <w:t>, além do diagrama de classes que foi feito utilizando o Visual Studio</w:t>
      </w:r>
      <w:r w:rsidRPr="00A96C0B">
        <w:t>.</w:t>
      </w:r>
    </w:p>
    <w:p w14:paraId="208F94C8" w14:textId="147982FC" w:rsidR="58F9101D" w:rsidRPr="00A96C0B" w:rsidRDefault="58F9101D" w:rsidP="5721C0D0">
      <w:pPr>
        <w:pStyle w:val="UnidaviTexto-Espao15"/>
      </w:pPr>
      <w:r w:rsidRPr="00A96C0B">
        <w:t>O protótipo trata-se de uma aplicação web responsiva, dispondo de acesso para usuários realizarem login e terem acesso as funcionalidades da aplicação.</w:t>
      </w:r>
      <w:del w:id="145" w:author="Jullian" w:date="2023-11-01T18:57:00Z">
        <w:r w:rsidRPr="00A96C0B" w:rsidDel="00A96C0B">
          <w:delText xml:space="preserve"> </w:delText>
        </w:r>
      </w:del>
      <w:r w:rsidRPr="00A96C0B">
        <w:t xml:space="preserve"> Para manipular os elementos do lado do cliente (</w:t>
      </w:r>
      <w:proofErr w:type="spellStart"/>
      <w:r w:rsidRPr="00A96C0B">
        <w:rPr>
          <w:i/>
          <w:iCs/>
        </w:rPr>
        <w:t>client-side</w:t>
      </w:r>
      <w:proofErr w:type="spellEnd"/>
      <w:r w:rsidRPr="00A96C0B">
        <w:t xml:space="preserve">) foi utilizado o Javascript, utilizando a framework </w:t>
      </w:r>
      <w:proofErr w:type="spellStart"/>
      <w:r w:rsidRPr="00A96C0B">
        <w:t>React</w:t>
      </w:r>
      <w:proofErr w:type="spellEnd"/>
      <w:r w:rsidRPr="00A96C0B">
        <w:t xml:space="preserve"> JS, possibilitando criar interfaces bem padronizadas em toda a aplicação, gerando um melhor resultado visual.  </w:t>
      </w:r>
    </w:p>
    <w:p w14:paraId="213F2819" w14:textId="34A688E7" w:rsidR="58F9101D" w:rsidRPr="00A96C0B" w:rsidRDefault="58F9101D" w:rsidP="5721C0D0">
      <w:pPr>
        <w:pStyle w:val="UnidaviTexto-Espao15"/>
      </w:pPr>
      <w:r w:rsidRPr="00A96C0B">
        <w:t xml:space="preserve">Para criar os componentes visuais foi utilizado o Material UI, ou MUI, uma biblioteca que disponibiliza diversos componentes previamente preparados e prontos para serem utilizados dentro dos projetos, já possuindo uma excelente responsividade em relação às </w:t>
      </w:r>
      <w:r w:rsidRPr="00A96C0B">
        <w:lastRenderedPageBreak/>
        <w:t xml:space="preserve">diferentes telas que podem vir a acessar a aplicação, como a diferença entre telas de dispositivos </w:t>
      </w:r>
      <w:r w:rsidRPr="00A96C0B">
        <w:rPr>
          <w:i/>
          <w:iCs/>
        </w:rPr>
        <w:t>Desktop, Mobile e Tablets</w:t>
      </w:r>
      <w:r w:rsidRPr="00A96C0B">
        <w:t>.</w:t>
      </w:r>
      <w:r w:rsidR="006433EE">
        <w:t xml:space="preserve"> Esses componentes</w:t>
      </w:r>
      <w:r w:rsidRPr="00A96C0B">
        <w:t xml:space="preserve"> </w:t>
      </w:r>
      <w:r w:rsidR="006433EE">
        <w:t xml:space="preserve">são traduzidos em elementos HTML pelo </w:t>
      </w:r>
      <w:proofErr w:type="spellStart"/>
      <w:r w:rsidR="006433EE">
        <w:t>React</w:t>
      </w:r>
      <w:proofErr w:type="spellEnd"/>
      <w:r w:rsidR="006433EE">
        <w:t xml:space="preserve"> JS, sendo assim exibidos na interface do usuário.</w:t>
      </w:r>
    </w:p>
    <w:p w14:paraId="2218024E" w14:textId="2EFD6226" w:rsidR="7FFC5A97" w:rsidRPr="00A96C0B" w:rsidRDefault="7FFC5A97" w:rsidP="10A9246F">
      <w:pPr>
        <w:pStyle w:val="UnidaviTexto-Espao15"/>
      </w:pPr>
      <w:r w:rsidRPr="00A96C0B">
        <w:t xml:space="preserve">Nos formulários dos registros, foi utilizado </w:t>
      </w:r>
      <w:r w:rsidR="66197782" w:rsidRPr="00A96C0B">
        <w:t xml:space="preserve">o </w:t>
      </w:r>
      <w:r w:rsidR="00A96C0B">
        <w:t>“</w:t>
      </w:r>
      <w:proofErr w:type="spellStart"/>
      <w:r w:rsidR="00A96C0B">
        <w:t>Y</w:t>
      </w:r>
      <w:r w:rsidR="66197782" w:rsidRPr="00A96C0B">
        <w:t>up</w:t>
      </w:r>
      <w:proofErr w:type="spellEnd"/>
      <w:r w:rsidR="00A96C0B">
        <w:t>”</w:t>
      </w:r>
      <w:r w:rsidR="66197782" w:rsidRPr="00A96C0B">
        <w:t xml:space="preserve">, que é uma biblioteca </w:t>
      </w:r>
      <w:proofErr w:type="spellStart"/>
      <w:r w:rsidR="66197782" w:rsidRPr="00A96C0B">
        <w:t>JavaScript</w:t>
      </w:r>
      <w:proofErr w:type="spellEnd"/>
      <w:r w:rsidR="66197782" w:rsidRPr="00A96C0B">
        <w:t xml:space="preserve"> amplamente utilizada para validação de dados em aplicativos web e móveis. A biblioteca </w:t>
      </w:r>
      <w:proofErr w:type="spellStart"/>
      <w:r w:rsidR="66197782" w:rsidRPr="00A96C0B">
        <w:t>Yup</w:t>
      </w:r>
      <w:proofErr w:type="spellEnd"/>
      <w:r w:rsidR="66197782" w:rsidRPr="00A96C0B">
        <w:t xml:space="preserve"> permite que os sejam definidas regras de validação de forma declarativa e altamente configurável, facilitando a validação de campos, como números, datas, </w:t>
      </w:r>
      <w:proofErr w:type="spellStart"/>
      <w:r w:rsidR="66197782" w:rsidRPr="006433EE">
        <w:rPr>
          <w:i/>
        </w:rPr>
        <w:t>strings</w:t>
      </w:r>
      <w:proofErr w:type="spellEnd"/>
      <w:r w:rsidR="66197782" w:rsidRPr="00A96C0B">
        <w:t xml:space="preserve"> e objetos complexos.</w:t>
      </w:r>
    </w:p>
    <w:p w14:paraId="19F24955" w14:textId="20A7A8DF" w:rsidR="58F9101D" w:rsidRPr="00A96C0B" w:rsidRDefault="58F9101D" w:rsidP="5721C0D0">
      <w:pPr>
        <w:pStyle w:val="UnidaviTexto-Espao15"/>
      </w:pPr>
      <w:r w:rsidRPr="00A96C0B">
        <w:t xml:space="preserve">Além da apresentação das interfaces visuais o </w:t>
      </w:r>
      <w:r w:rsidRPr="00A96C0B">
        <w:rPr>
          <w:i/>
          <w:iCs/>
        </w:rPr>
        <w:t>front</w:t>
      </w:r>
      <w:r w:rsidR="5A87D904" w:rsidRPr="00A96C0B">
        <w:rPr>
          <w:i/>
          <w:iCs/>
        </w:rPr>
        <w:t>-</w:t>
      </w:r>
      <w:proofErr w:type="spellStart"/>
      <w:r w:rsidRPr="00A96C0B">
        <w:rPr>
          <w:i/>
          <w:iCs/>
        </w:rPr>
        <w:t>end</w:t>
      </w:r>
      <w:proofErr w:type="spellEnd"/>
      <w:r w:rsidRPr="00A96C0B">
        <w:t xml:space="preserve"> precisa realizar sua comunicação com a API REST que desenvolvemos por meio de requisições, e para realizar esta comunicação utilizou-se a biblioteca </w:t>
      </w:r>
      <w:proofErr w:type="spellStart"/>
      <w:r w:rsidRPr="00A96C0B">
        <w:t>Axios</w:t>
      </w:r>
      <w:proofErr w:type="spellEnd"/>
      <w:r w:rsidRPr="00A96C0B">
        <w:t xml:space="preserve">, que permite realizar qualquer requisição REST como cliente a um servidor. </w:t>
      </w:r>
    </w:p>
    <w:p w14:paraId="4FCDBF91" w14:textId="14B0CDA4" w:rsidR="58F9101D" w:rsidRPr="00A96C0B" w:rsidRDefault="58F9101D" w:rsidP="5721C0D0">
      <w:pPr>
        <w:pStyle w:val="UnidaviTexto-Espao15"/>
      </w:pPr>
      <w:r w:rsidRPr="00A96C0B">
        <w:t xml:space="preserve">A utilização do </w:t>
      </w:r>
      <w:proofErr w:type="spellStart"/>
      <w:r w:rsidRPr="00A96C0B">
        <w:t>Axios</w:t>
      </w:r>
      <w:proofErr w:type="spellEnd"/>
      <w:r w:rsidRPr="00A96C0B">
        <w:t xml:space="preserve"> foi dividida em duas partes, a primeira foi a configuração da comunicação, que se resume a configurar os dados de comunicação da API REST em um</w:t>
      </w:r>
      <w:r w:rsidR="05729667" w:rsidRPr="00A96C0B">
        <w:t xml:space="preserve"> </w:t>
      </w:r>
      <w:r w:rsidRPr="00A96C0B">
        <w:t xml:space="preserve">arquivo do projeto </w:t>
      </w:r>
      <w:r w:rsidR="36769B73" w:rsidRPr="006433EE">
        <w:rPr>
          <w:i/>
        </w:rPr>
        <w:t>front-</w:t>
      </w:r>
      <w:proofErr w:type="spellStart"/>
      <w:r w:rsidR="36769B73" w:rsidRPr="006433EE">
        <w:rPr>
          <w:i/>
        </w:rPr>
        <w:t>end</w:t>
      </w:r>
      <w:proofErr w:type="spellEnd"/>
      <w:r w:rsidRPr="00A96C0B">
        <w:t xml:space="preserve"> que possui a importação do </w:t>
      </w:r>
      <w:proofErr w:type="spellStart"/>
      <w:r w:rsidRPr="00A96C0B">
        <w:t>Axios</w:t>
      </w:r>
      <w:proofErr w:type="spellEnd"/>
      <w:r w:rsidRPr="00A96C0B">
        <w:t>, a criação de um elemento com</w:t>
      </w:r>
      <w:r w:rsidR="0BD58939" w:rsidRPr="00A96C0B">
        <w:t xml:space="preserve"> </w:t>
      </w:r>
      <w:r w:rsidRPr="00A96C0B">
        <w:t>a URL da API e sua respectiva exportação. Como complemento desta configuração foi</w:t>
      </w:r>
      <w:r w:rsidR="29E81990" w:rsidRPr="00A96C0B">
        <w:t xml:space="preserve"> </w:t>
      </w:r>
      <w:r w:rsidRPr="00A96C0B">
        <w:t>acrescentado um “interceptor” que executa uma ação adicional a cada requisição enviada do</w:t>
      </w:r>
      <w:r w:rsidR="774E4471" w:rsidRPr="00A96C0B">
        <w:t xml:space="preserve"> </w:t>
      </w:r>
      <w:r w:rsidRPr="00A96C0B">
        <w:t>cliente ao servidor e que é utilizado para adicionar as informações de autenticação do usuário,</w:t>
      </w:r>
      <w:r w:rsidR="2867D1F5" w:rsidRPr="00A96C0B">
        <w:t xml:space="preserve"> </w:t>
      </w:r>
      <w:r w:rsidRPr="00A96C0B">
        <w:t>se existirem.</w:t>
      </w:r>
    </w:p>
    <w:p w14:paraId="01F0030A" w14:textId="4D79E164" w:rsidR="58F9101D" w:rsidRDefault="58F9101D" w:rsidP="5721C0D0">
      <w:pPr>
        <w:pStyle w:val="UnidaviTexto-Espao15"/>
      </w:pPr>
      <w:r w:rsidRPr="00A96C0B">
        <w:t xml:space="preserve"> Para o lado do servidor (</w:t>
      </w:r>
      <w:r w:rsidRPr="006433EE">
        <w:rPr>
          <w:i/>
        </w:rPr>
        <w:t>server-</w:t>
      </w:r>
      <w:proofErr w:type="spellStart"/>
      <w:r w:rsidRPr="006433EE">
        <w:rPr>
          <w:i/>
        </w:rPr>
        <w:t>side</w:t>
      </w:r>
      <w:proofErr w:type="spellEnd"/>
      <w:r w:rsidRPr="00A96C0B">
        <w:t>) a linguagem utilizada no protótipo foi o C#, uma linguagem com uma capacidade de desenvolvimento em diversas plataformas e com uma gama de bibliotecas grande. Com o intuito de colaborar</w:t>
      </w:r>
      <w:r w:rsidR="78B61074" w:rsidRPr="00A96C0B">
        <w:t xml:space="preserve"> </w:t>
      </w:r>
      <w:r w:rsidRPr="00A96C0B">
        <w:t xml:space="preserve">no desenvolvimento </w:t>
      </w:r>
      <w:proofErr w:type="spellStart"/>
      <w:r w:rsidRPr="006433EE">
        <w:rPr>
          <w:i/>
        </w:rPr>
        <w:t>back-end</w:t>
      </w:r>
      <w:proofErr w:type="spellEnd"/>
      <w:r w:rsidRPr="00A96C0B">
        <w:t xml:space="preserve"> foi utilizada para a linguagem C# o </w:t>
      </w:r>
      <w:r w:rsidRPr="006433EE">
        <w:rPr>
          <w:i/>
        </w:rPr>
        <w:t>framework</w:t>
      </w:r>
      <w:r w:rsidRPr="00A96C0B">
        <w:t xml:space="preserve"> ASP.NET, para criar uma API REST devido à sua capacidade de oferecer segurança, desempenho e facilidade de desenvolvimento. Com recursos integrados de autenticação, suporte a diferentes formatos de dados e documentação automática, simplificando a criação de uma API confiável e eficiente. Além disso, sua escalabilidade e o suporte da comunidade tornam-no uma opção sólida para projetos que requerem uma abordagem </w:t>
      </w:r>
      <w:proofErr w:type="spellStart"/>
      <w:r w:rsidRPr="00A96C0B">
        <w:t>RESTful</w:t>
      </w:r>
      <w:proofErr w:type="spellEnd"/>
      <w:r w:rsidRPr="00A96C0B">
        <w:t>. Além disso</w:t>
      </w:r>
      <w:r w:rsidR="00A96C0B">
        <w:t>,</w:t>
      </w:r>
      <w:r w:rsidRPr="00A96C0B">
        <w:t xml:space="preserve"> foi utilizado o ORM (</w:t>
      </w:r>
      <w:proofErr w:type="spellStart"/>
      <w:r w:rsidRPr="00A96C0B">
        <w:rPr>
          <w:i/>
          <w:iCs/>
        </w:rPr>
        <w:t>Object</w:t>
      </w:r>
      <w:proofErr w:type="spellEnd"/>
      <w:r w:rsidRPr="00A96C0B">
        <w:rPr>
          <w:i/>
          <w:iCs/>
        </w:rPr>
        <w:t xml:space="preserve"> </w:t>
      </w:r>
      <w:proofErr w:type="spellStart"/>
      <w:r w:rsidRPr="00A96C0B">
        <w:rPr>
          <w:i/>
          <w:iCs/>
        </w:rPr>
        <w:t>Relational</w:t>
      </w:r>
      <w:proofErr w:type="spellEnd"/>
      <w:r w:rsidR="49F9DFDA" w:rsidRPr="00A96C0B">
        <w:rPr>
          <w:i/>
          <w:iCs/>
        </w:rPr>
        <w:t xml:space="preserve"> </w:t>
      </w:r>
      <w:r w:rsidRPr="00A96C0B">
        <w:rPr>
          <w:i/>
          <w:iCs/>
        </w:rPr>
        <w:t>Mapping</w:t>
      </w:r>
      <w:r w:rsidRPr="00A96C0B">
        <w:t>) Entity Framework, facilitando o gerenciamento de banco de dados integrado.</w:t>
      </w:r>
    </w:p>
    <w:p w14:paraId="77C77EEA" w14:textId="392483F9" w:rsidR="006433EE" w:rsidRPr="006433EE" w:rsidRDefault="006433EE" w:rsidP="5721C0D0">
      <w:pPr>
        <w:pStyle w:val="UnidaviTexto-Espao15"/>
      </w:pPr>
      <w:r>
        <w:t xml:space="preserve">A autenticação e autorização da aplicação foi realizada utilizando o </w:t>
      </w:r>
      <w:proofErr w:type="spellStart"/>
      <w:r>
        <w:t>Identity</w:t>
      </w:r>
      <w:proofErr w:type="spellEnd"/>
      <w:r>
        <w:t xml:space="preserve"> Core do ASP.NET, permitindo que apenas adicionando uma </w:t>
      </w:r>
      <w:r w:rsidRPr="006433EE">
        <w:rPr>
          <w:i/>
          <w:iCs/>
        </w:rPr>
        <w:t xml:space="preserve">data </w:t>
      </w:r>
      <w:proofErr w:type="spellStart"/>
      <w:r w:rsidRPr="006433EE">
        <w:rPr>
          <w:i/>
          <w:iCs/>
        </w:rPr>
        <w:t>annotation</w:t>
      </w:r>
      <w:proofErr w:type="spellEnd"/>
      <w:r>
        <w:rPr>
          <w:i/>
          <w:iCs/>
        </w:rPr>
        <w:t xml:space="preserve"> </w:t>
      </w:r>
      <w:r>
        <w:t xml:space="preserve">nas rotas fosse necessário estar passando um JWT nas requisições. Além disso o </w:t>
      </w:r>
      <w:proofErr w:type="spellStart"/>
      <w:r>
        <w:t>Identity</w:t>
      </w:r>
      <w:proofErr w:type="spellEnd"/>
      <w:r>
        <w:t xml:space="preserve"> Core permitiu que fosse validado as permissões do usuário, utilizando a mesma estratégia de </w:t>
      </w:r>
      <w:r w:rsidRPr="006433EE">
        <w:rPr>
          <w:i/>
          <w:iCs/>
        </w:rPr>
        <w:t xml:space="preserve">data </w:t>
      </w:r>
      <w:proofErr w:type="spellStart"/>
      <w:r w:rsidRPr="006433EE">
        <w:rPr>
          <w:i/>
          <w:iCs/>
        </w:rPr>
        <w:t>annotation</w:t>
      </w:r>
      <w:proofErr w:type="spellEnd"/>
      <w:r>
        <w:rPr>
          <w:i/>
          <w:iCs/>
        </w:rPr>
        <w:t>,</w:t>
      </w:r>
      <w:r w:rsidRPr="006433EE">
        <w:t xml:space="preserve"> pois entre as </w:t>
      </w:r>
      <w:r w:rsidRPr="006433EE">
        <w:lastRenderedPageBreak/>
        <w:t xml:space="preserve">entidades disponibilizadas pelo </w:t>
      </w:r>
      <w:proofErr w:type="spellStart"/>
      <w:r w:rsidRPr="006433EE">
        <w:t>Identity</w:t>
      </w:r>
      <w:proofErr w:type="spellEnd"/>
      <w:r w:rsidRPr="006433EE">
        <w:t xml:space="preserve">, está a </w:t>
      </w:r>
      <w:proofErr w:type="spellStart"/>
      <w:r w:rsidRPr="006433EE">
        <w:t>UserClaims</w:t>
      </w:r>
      <w:proofErr w:type="spellEnd"/>
      <w:r w:rsidRPr="006433EE">
        <w:t>,</w:t>
      </w:r>
      <w:r>
        <w:t xml:space="preserve"> onde é definido o tipo da permissão (Usuário, Pessoa, Proposta, etc.) e as permissões (Excluir, </w:t>
      </w:r>
      <w:proofErr w:type="gramStart"/>
      <w:r>
        <w:t>Visualizar</w:t>
      </w:r>
      <w:proofErr w:type="gramEnd"/>
      <w:r>
        <w:t>, etc.),</w:t>
      </w:r>
      <w:r w:rsidRPr="006433EE">
        <w:t xml:space="preserve"> assim o desenvolvimento foi agilizado sem necessidade de criar um grande contexto de autenticação de autorização</w:t>
      </w:r>
      <w:r>
        <w:t>.</w:t>
      </w:r>
    </w:p>
    <w:p w14:paraId="46148393" w14:textId="17C0B9F4" w:rsidR="006433EE" w:rsidRPr="00A96C0B" w:rsidRDefault="006433EE" w:rsidP="5721C0D0">
      <w:pPr>
        <w:pStyle w:val="UnidaviTexto-Espao15"/>
      </w:pPr>
      <w:r>
        <w:t xml:space="preserve">Para realizar testes e validações do </w:t>
      </w:r>
      <w:proofErr w:type="spellStart"/>
      <w:r w:rsidRPr="006433EE">
        <w:rPr>
          <w:i/>
          <w:iCs/>
        </w:rPr>
        <w:t>back-end</w:t>
      </w:r>
      <w:proofErr w:type="spellEnd"/>
      <w:r>
        <w:rPr>
          <w:i/>
          <w:iCs/>
        </w:rPr>
        <w:t xml:space="preserve">, </w:t>
      </w:r>
      <w:r w:rsidRPr="006433EE">
        <w:t>foi utilizado o Swagger</w:t>
      </w:r>
      <w:r>
        <w:t xml:space="preserve">, que integrado com o código ASP.NET gera automaticamente uma documentação da API, expondo todas as rodas, modelos, etc. Permitindo realizar requisições de testes sem a necessidade de um </w:t>
      </w:r>
      <w:r w:rsidRPr="006433EE">
        <w:rPr>
          <w:i/>
          <w:iCs/>
        </w:rPr>
        <w:t>front-end.</w:t>
      </w:r>
    </w:p>
    <w:p w14:paraId="50D9FF39" w14:textId="497F87ED" w:rsidR="58F9101D" w:rsidRPr="00A96C0B" w:rsidRDefault="58F9101D" w:rsidP="5721C0D0">
      <w:pPr>
        <w:pStyle w:val="UnidaviTexto-Espao15"/>
      </w:pPr>
      <w:r w:rsidRPr="00A96C0B">
        <w:t>Foi utilizado o banco de dados relacional SQL Server, que integra nativamente com o ecossistema .NET, garantindo a confiabilidade. Para o gerenciamento do banco de dados foi utilizado o SGBD SQL Server Management Studio, por ser o padrão para o banco de dados utilizado.</w:t>
      </w:r>
    </w:p>
    <w:p w14:paraId="13E1EC54" w14:textId="100CF9E5" w:rsidR="58F9101D" w:rsidRPr="00A96C0B" w:rsidRDefault="58F9101D" w:rsidP="5721C0D0">
      <w:pPr>
        <w:pStyle w:val="UnidaviTexto-Espao15"/>
      </w:pPr>
      <w:r w:rsidRPr="00A96C0B">
        <w:t xml:space="preserve">O JSON foi utilizado para o </w:t>
      </w:r>
      <w:r w:rsidR="7AEE78FF" w:rsidRPr="00A96C0B">
        <w:t>tráfego</w:t>
      </w:r>
      <w:r w:rsidRPr="00A96C0B">
        <w:t xml:space="preserve"> de dados no quesito cliente e servidor, e o</w:t>
      </w:r>
      <w:r w:rsidR="3B7505E2" w:rsidRPr="00A96C0B">
        <w:t xml:space="preserve"> </w:t>
      </w:r>
      <w:r w:rsidRPr="00A96C0B">
        <w:t>HTTP foi o responsável pelas requisições entre cliente e servidor.</w:t>
      </w:r>
      <w:r w:rsidR="09C8AE31" w:rsidRPr="00A96C0B">
        <w:t xml:space="preserve"> </w:t>
      </w:r>
    </w:p>
    <w:p w14:paraId="29CFC0FD" w14:textId="52B2D829" w:rsidR="58F9101D" w:rsidRPr="00A96C0B" w:rsidRDefault="58F9101D" w:rsidP="5721C0D0">
      <w:pPr>
        <w:pStyle w:val="UnidaviTexto-Espao15"/>
      </w:pPr>
      <w:r w:rsidRPr="00A96C0B">
        <w:t>Para a realização do desenvolvimento do protótipo foram utilizados dois editores de</w:t>
      </w:r>
      <w:r w:rsidR="4A6E797F" w:rsidRPr="00A96C0B">
        <w:t xml:space="preserve"> </w:t>
      </w:r>
      <w:r w:rsidRPr="00A96C0B">
        <w:t xml:space="preserve">código fonte, o Visual Studio </w:t>
      </w:r>
      <w:proofErr w:type="spellStart"/>
      <w:r w:rsidRPr="00A96C0B">
        <w:t>Code</w:t>
      </w:r>
      <w:proofErr w:type="spellEnd"/>
      <w:r w:rsidRPr="00A96C0B">
        <w:t xml:space="preserve"> para o </w:t>
      </w:r>
      <w:r w:rsidRPr="00702858">
        <w:rPr>
          <w:i/>
        </w:rPr>
        <w:t>front-</w:t>
      </w:r>
      <w:proofErr w:type="spellStart"/>
      <w:r w:rsidRPr="00702858">
        <w:rPr>
          <w:i/>
        </w:rPr>
        <w:t>end</w:t>
      </w:r>
      <w:proofErr w:type="spellEnd"/>
      <w:r w:rsidRPr="00A96C0B">
        <w:t xml:space="preserve"> e Visual Studio na versão </w:t>
      </w:r>
      <w:proofErr w:type="spellStart"/>
      <w:r w:rsidRPr="00A96C0B">
        <w:t>Communit</w:t>
      </w:r>
      <w:proofErr w:type="spellEnd"/>
      <w:r w:rsidRPr="00A96C0B">
        <w:t xml:space="preserve"> para o </w:t>
      </w:r>
      <w:proofErr w:type="spellStart"/>
      <w:r w:rsidRPr="00702858">
        <w:rPr>
          <w:i/>
        </w:rPr>
        <w:t>back</w:t>
      </w:r>
      <w:proofErr w:type="spellEnd"/>
      <w:r w:rsidRPr="00702858">
        <w:rPr>
          <w:i/>
        </w:rPr>
        <w:t>-end</w:t>
      </w:r>
      <w:r w:rsidRPr="00A96C0B">
        <w:t>.</w:t>
      </w:r>
    </w:p>
    <w:p w14:paraId="2D8266EE" w14:textId="583C38DB" w:rsidR="5721C0D0" w:rsidRPr="00A96C0B" w:rsidRDefault="5721C0D0" w:rsidP="10A9246F">
      <w:pPr>
        <w:pStyle w:val="UnidaviTexto-Espao15"/>
        <w:spacing w:after="160" w:line="259" w:lineRule="auto"/>
      </w:pPr>
    </w:p>
    <w:p w14:paraId="3BB68F9D" w14:textId="3F9E71D4" w:rsidR="5721C0D0" w:rsidRPr="00A96C0B" w:rsidRDefault="4DCE3F43" w:rsidP="00A96C0B">
      <w:pPr>
        <w:pStyle w:val="Ttulo3"/>
      </w:pPr>
      <w:bookmarkStart w:id="146" w:name="_Toc1250884289"/>
      <w:bookmarkStart w:id="147" w:name="_Toc1177583747"/>
      <w:bookmarkStart w:id="148" w:name="_Toc149739463"/>
      <w:r w:rsidRPr="00A96C0B">
        <w:t>4.2.2 Utilização e Funcionamento</w:t>
      </w:r>
      <w:bookmarkEnd w:id="146"/>
      <w:bookmarkEnd w:id="147"/>
      <w:bookmarkEnd w:id="148"/>
    </w:p>
    <w:p w14:paraId="4527EAC3" w14:textId="07E67475" w:rsidR="5721C0D0" w:rsidRPr="00A96C0B" w:rsidRDefault="5721C0D0" w:rsidP="10A9246F"/>
    <w:p w14:paraId="57933734" w14:textId="18DA212A" w:rsidR="5721C0D0" w:rsidRPr="00A96C0B" w:rsidRDefault="102494A9" w:rsidP="10A9246F">
      <w:pPr>
        <w:pStyle w:val="UnidaviTexto-Espao15"/>
      </w:pPr>
      <w:r w:rsidRPr="00A96C0B">
        <w:t>O protótipo trata-se de uma aplicação web responsiva, com um único tipo de acesso para os usuários do sistema. Portanto um usuár</w:t>
      </w:r>
      <w:r w:rsidR="632E0C9B" w:rsidRPr="00A96C0B">
        <w:t>io cadastrado no sistema poderá realizar ações em todas as rotinas, porém isso dependerá das permissões do seu usuário, já que cada processo possui um cadastro de permissão, definindo se o usuário poderá Visualizar, Editar, Excluir ou Processar.</w:t>
      </w:r>
    </w:p>
    <w:p w14:paraId="0F63E30B" w14:textId="795BC0D8" w:rsidR="5721C0D0" w:rsidRPr="00A96C0B" w:rsidRDefault="74DC69BF" w:rsidP="10A9246F">
      <w:pPr>
        <w:pStyle w:val="UnidaviTexto-Espao15"/>
      </w:pPr>
      <w:r w:rsidRPr="00A96C0B">
        <w:t>Ao acessar o sistema será necessário realizar a autenticação do usuário pela tela de login</w:t>
      </w:r>
      <w:r w:rsidR="6A4FFD9A" w:rsidRPr="00A96C0B">
        <w:t>, conforme</w:t>
      </w:r>
      <w:r w:rsidR="65276DA0" w:rsidRPr="00A96C0B">
        <w:t xml:space="preserve"> a</w:t>
      </w:r>
      <w:r w:rsidR="6A4FFD9A" w:rsidRPr="00A96C0B">
        <w:t xml:space="preserve"> </w:t>
      </w:r>
      <w:r w:rsidR="6FC7521D" w:rsidRPr="00A96C0B">
        <w:t>F</w:t>
      </w:r>
      <w:r w:rsidR="6A4FFD9A" w:rsidRPr="00A96C0B">
        <w:t xml:space="preserve">igura </w:t>
      </w:r>
      <w:r w:rsidR="00C820A1" w:rsidRPr="00A96C0B">
        <w:t>14</w:t>
      </w:r>
      <w:r w:rsidRPr="00A96C0B">
        <w:t xml:space="preserve">, informando seu e-mail e senha. </w:t>
      </w:r>
      <w:r w:rsidR="3963B333" w:rsidRPr="00A96C0B">
        <w:t xml:space="preserve">Esses dados serão validados no </w:t>
      </w:r>
      <w:proofErr w:type="spellStart"/>
      <w:r w:rsidR="4C9D4D83" w:rsidRPr="00A96C0B">
        <w:rPr>
          <w:i/>
          <w:iCs/>
        </w:rPr>
        <w:t>back-end</w:t>
      </w:r>
      <w:proofErr w:type="spellEnd"/>
      <w:r w:rsidR="3963B333" w:rsidRPr="00A96C0B">
        <w:rPr>
          <w:i/>
          <w:iCs/>
        </w:rPr>
        <w:t xml:space="preserve"> </w:t>
      </w:r>
      <w:r w:rsidR="3963B333" w:rsidRPr="00A96C0B">
        <w:t xml:space="preserve">e caso tenha sucesso será retornado um JWT para o </w:t>
      </w:r>
      <w:r w:rsidR="36769B73" w:rsidRPr="00A96C0B">
        <w:rPr>
          <w:i/>
          <w:iCs/>
        </w:rPr>
        <w:t>front-</w:t>
      </w:r>
      <w:proofErr w:type="spellStart"/>
      <w:r w:rsidR="36769B73" w:rsidRPr="00A96C0B">
        <w:rPr>
          <w:i/>
          <w:iCs/>
        </w:rPr>
        <w:t>end</w:t>
      </w:r>
      <w:proofErr w:type="spellEnd"/>
      <w:r w:rsidR="3963B333" w:rsidRPr="00A96C0B">
        <w:rPr>
          <w:i/>
          <w:iCs/>
        </w:rPr>
        <w:t xml:space="preserve">, </w:t>
      </w:r>
      <w:r w:rsidR="3963B333" w:rsidRPr="00A96C0B">
        <w:t xml:space="preserve">onde será utilizado em todas as requisições </w:t>
      </w:r>
      <w:r w:rsidR="0AB8296F" w:rsidRPr="00A96C0B">
        <w:t>do sistema.</w:t>
      </w:r>
    </w:p>
    <w:p w14:paraId="313E03E4" w14:textId="7F349AF9" w:rsidR="5721C0D0" w:rsidRPr="00A96C0B" w:rsidRDefault="5721C0D0" w:rsidP="10A9246F">
      <w:pPr>
        <w:pStyle w:val="UnidaviTexto-Espao15"/>
      </w:pPr>
    </w:p>
    <w:p w14:paraId="67143BDA" w14:textId="767A7DCA" w:rsidR="5721C0D0" w:rsidRPr="00A96C0B" w:rsidRDefault="079C5814" w:rsidP="10A9246F">
      <w:pPr>
        <w:pStyle w:val="UnidaviTexto-Espao15"/>
        <w:rPr>
          <w:b/>
          <w:bCs/>
          <w:sz w:val="20"/>
          <w:szCs w:val="20"/>
        </w:rPr>
      </w:pPr>
      <w:r w:rsidRPr="00A96C0B">
        <w:rPr>
          <w:b/>
          <w:bCs/>
          <w:sz w:val="20"/>
          <w:szCs w:val="20"/>
        </w:rPr>
        <w:t xml:space="preserve">Figura </w:t>
      </w:r>
      <w:r w:rsidR="00C820A1" w:rsidRPr="00A96C0B">
        <w:rPr>
          <w:b/>
          <w:bCs/>
          <w:sz w:val="20"/>
          <w:szCs w:val="20"/>
        </w:rPr>
        <w:t>14</w:t>
      </w:r>
      <w:r w:rsidRPr="00A96C0B">
        <w:rPr>
          <w:b/>
          <w:bCs/>
          <w:sz w:val="20"/>
          <w:szCs w:val="20"/>
        </w:rPr>
        <w:t xml:space="preserve"> - Login (RF 0</w:t>
      </w:r>
      <w:r w:rsidR="1CABE826" w:rsidRPr="00A96C0B">
        <w:rPr>
          <w:b/>
          <w:bCs/>
          <w:sz w:val="20"/>
          <w:szCs w:val="20"/>
        </w:rPr>
        <w:t>1</w:t>
      </w:r>
      <w:r w:rsidRPr="00A96C0B">
        <w:rPr>
          <w:b/>
          <w:bCs/>
          <w:sz w:val="20"/>
          <w:szCs w:val="20"/>
        </w:rPr>
        <w:t>)</w:t>
      </w:r>
    </w:p>
    <w:p w14:paraId="3B1F34D5" w14:textId="3CC545D2" w:rsidR="5721C0D0" w:rsidRPr="00A96C0B" w:rsidRDefault="079C5814" w:rsidP="10A9246F">
      <w:pPr>
        <w:pStyle w:val="UnidaviTexto-Espao15"/>
        <w:spacing w:after="160" w:line="259" w:lineRule="auto"/>
      </w:pPr>
      <w:r w:rsidRPr="00A96C0B">
        <w:rPr>
          <w:noProof/>
        </w:rPr>
        <w:lastRenderedPageBreak/>
        <w:drawing>
          <wp:inline distT="0" distB="0" distL="0" distR="0" wp14:anchorId="29278887" wp14:editId="4A1426C4">
            <wp:extent cx="3562350" cy="3409950"/>
            <wp:effectExtent l="0" t="0" r="0" b="0"/>
            <wp:docPr id="993440796" name="Imagem 99344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3409950"/>
                    </a:xfrm>
                    <a:prstGeom prst="rect">
                      <a:avLst/>
                    </a:prstGeom>
                  </pic:spPr>
                </pic:pic>
              </a:graphicData>
            </a:graphic>
          </wp:inline>
        </w:drawing>
      </w:r>
    </w:p>
    <w:p w14:paraId="399DD281" w14:textId="631CD94D" w:rsidR="5721C0D0" w:rsidRPr="00A96C0B" w:rsidRDefault="646D9958" w:rsidP="10A9246F">
      <w:pPr>
        <w:spacing w:after="160" w:line="259" w:lineRule="auto"/>
        <w:ind w:firstLine="708"/>
        <w:rPr>
          <w:sz w:val="20"/>
          <w:szCs w:val="20"/>
        </w:rPr>
      </w:pPr>
      <w:r w:rsidRPr="00A96C0B">
        <w:rPr>
          <w:sz w:val="20"/>
          <w:szCs w:val="20"/>
        </w:rPr>
        <w:t>Fonte: acervo do autor (2023).</w:t>
      </w:r>
    </w:p>
    <w:p w14:paraId="54DE28D2" w14:textId="08614C9B" w:rsidR="5721C0D0" w:rsidRPr="00A96C0B" w:rsidRDefault="5721C0D0" w:rsidP="10A9246F">
      <w:pPr>
        <w:spacing w:after="160" w:line="259" w:lineRule="auto"/>
        <w:ind w:firstLine="708"/>
        <w:rPr>
          <w:sz w:val="20"/>
          <w:szCs w:val="20"/>
        </w:rPr>
      </w:pPr>
    </w:p>
    <w:p w14:paraId="6A224953" w14:textId="50B7A89F" w:rsidR="5721C0D0" w:rsidRPr="00A96C0B" w:rsidRDefault="7BFE5ABE" w:rsidP="10A9246F">
      <w:pPr>
        <w:pStyle w:val="UnidaviTexto-Espao15"/>
      </w:pPr>
      <w:r w:rsidRPr="00A96C0B">
        <w:t xml:space="preserve">Caso as informações inseridas sejam válidas o usuário será direcionado para </w:t>
      </w:r>
      <w:r w:rsidR="03E12F95" w:rsidRPr="00A96C0B">
        <w:t>a página inicial do sistema</w:t>
      </w:r>
      <w:r w:rsidRPr="00A96C0B">
        <w:t xml:space="preserve">, onde terá as informações das propostas e laudos de acompanhamento pendentes </w:t>
      </w:r>
      <w:r w:rsidR="237E79D7" w:rsidRPr="00A96C0B">
        <w:t xml:space="preserve">conforme a Figura </w:t>
      </w:r>
      <w:r w:rsidR="00C820A1" w:rsidRPr="00A96C0B">
        <w:t>15</w:t>
      </w:r>
      <w:r w:rsidR="237E79D7" w:rsidRPr="00A96C0B">
        <w:t>.</w:t>
      </w:r>
    </w:p>
    <w:p w14:paraId="75FA3A12" w14:textId="1DC368B2" w:rsidR="5721C0D0" w:rsidRPr="00A96C0B" w:rsidRDefault="5721C0D0" w:rsidP="10A9246F">
      <w:pPr>
        <w:pStyle w:val="UnidaviTexto-Espao15"/>
      </w:pPr>
    </w:p>
    <w:p w14:paraId="35E0CA46" w14:textId="45C8D8FF" w:rsidR="5721C0D0" w:rsidRPr="00A96C0B" w:rsidRDefault="2A71213E" w:rsidP="10A9246F">
      <w:pPr>
        <w:pStyle w:val="UnidaviTexto-Espao15"/>
        <w:rPr>
          <w:b/>
          <w:bCs/>
          <w:sz w:val="20"/>
          <w:szCs w:val="20"/>
        </w:rPr>
      </w:pPr>
      <w:r w:rsidRPr="00A96C0B">
        <w:rPr>
          <w:b/>
          <w:bCs/>
          <w:sz w:val="20"/>
          <w:szCs w:val="20"/>
        </w:rPr>
        <w:t xml:space="preserve">Figura </w:t>
      </w:r>
      <w:r w:rsidR="00C820A1" w:rsidRPr="00A96C0B">
        <w:rPr>
          <w:b/>
          <w:bCs/>
          <w:sz w:val="20"/>
          <w:szCs w:val="20"/>
        </w:rPr>
        <w:t>15</w:t>
      </w:r>
      <w:r w:rsidRPr="00A96C0B">
        <w:rPr>
          <w:b/>
          <w:bCs/>
          <w:sz w:val="20"/>
          <w:szCs w:val="20"/>
        </w:rPr>
        <w:t xml:space="preserve"> - </w:t>
      </w:r>
      <w:r w:rsidR="5FF93A6E" w:rsidRPr="00A96C0B">
        <w:rPr>
          <w:b/>
          <w:bCs/>
          <w:sz w:val="20"/>
          <w:szCs w:val="20"/>
        </w:rPr>
        <w:t xml:space="preserve">Página </w:t>
      </w:r>
      <w:r w:rsidR="00C820A1" w:rsidRPr="00A96C0B">
        <w:rPr>
          <w:b/>
          <w:bCs/>
          <w:sz w:val="20"/>
          <w:szCs w:val="20"/>
        </w:rPr>
        <w:t>I</w:t>
      </w:r>
      <w:r w:rsidR="5FF93A6E" w:rsidRPr="00A96C0B">
        <w:rPr>
          <w:b/>
          <w:bCs/>
          <w:sz w:val="20"/>
          <w:szCs w:val="20"/>
        </w:rPr>
        <w:t>nicial e Menu</w:t>
      </w:r>
      <w:r w:rsidRPr="00A96C0B">
        <w:rPr>
          <w:b/>
          <w:bCs/>
          <w:sz w:val="20"/>
          <w:szCs w:val="20"/>
        </w:rPr>
        <w:t xml:space="preserve"> (RF 0</w:t>
      </w:r>
      <w:r w:rsidR="4B94A7AD" w:rsidRPr="00A96C0B">
        <w:rPr>
          <w:b/>
          <w:bCs/>
          <w:sz w:val="20"/>
          <w:szCs w:val="20"/>
        </w:rPr>
        <w:t>3</w:t>
      </w:r>
      <w:r w:rsidRPr="00A96C0B">
        <w:rPr>
          <w:b/>
          <w:bCs/>
          <w:sz w:val="20"/>
          <w:szCs w:val="20"/>
        </w:rPr>
        <w:t>)</w:t>
      </w:r>
    </w:p>
    <w:p w14:paraId="0CE1DBBE" w14:textId="47C59926" w:rsidR="5721C0D0" w:rsidRPr="00A96C0B" w:rsidRDefault="618BEA35" w:rsidP="4E544FCE">
      <w:pPr>
        <w:pStyle w:val="UnidaviTexto-Espao15"/>
        <w:spacing w:after="160" w:line="259" w:lineRule="auto"/>
        <w:rPr>
          <w:sz w:val="20"/>
          <w:szCs w:val="20"/>
        </w:rPr>
      </w:pPr>
      <w:r w:rsidRPr="00A96C0B">
        <w:rPr>
          <w:noProof/>
        </w:rPr>
        <w:lastRenderedPageBreak/>
        <w:drawing>
          <wp:inline distT="0" distB="0" distL="0" distR="0" wp14:anchorId="3FDE60BC" wp14:editId="1755FF57">
            <wp:extent cx="4572000" cy="4019550"/>
            <wp:effectExtent l="0" t="0" r="0" b="0"/>
            <wp:docPr id="55623275" name="Imagem 5562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623275"/>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091BAD77" w14:textId="59F9D5FE" w:rsidR="5721C0D0" w:rsidRPr="00A96C0B" w:rsidRDefault="2A71213E" w:rsidP="4E544FCE">
      <w:pPr>
        <w:pStyle w:val="UnidaviTexto-Espao15"/>
        <w:spacing w:after="160" w:line="259" w:lineRule="auto"/>
        <w:rPr>
          <w:sz w:val="20"/>
          <w:szCs w:val="20"/>
        </w:rPr>
      </w:pPr>
      <w:r w:rsidRPr="00A96C0B">
        <w:rPr>
          <w:sz w:val="20"/>
          <w:szCs w:val="20"/>
        </w:rPr>
        <w:t>Fonte: acervo do autor (2023).</w:t>
      </w:r>
    </w:p>
    <w:p w14:paraId="0FAE3F19" w14:textId="1D4E4263" w:rsidR="5721C0D0" w:rsidRPr="00A96C0B" w:rsidRDefault="5721C0D0" w:rsidP="55E9F482">
      <w:pPr>
        <w:spacing w:after="160" w:line="259" w:lineRule="auto"/>
        <w:ind w:firstLine="708"/>
        <w:rPr>
          <w:sz w:val="20"/>
          <w:szCs w:val="20"/>
        </w:rPr>
      </w:pPr>
    </w:p>
    <w:p w14:paraId="707B1C31" w14:textId="5AC68267" w:rsidR="5721C0D0" w:rsidRPr="00A96C0B" w:rsidRDefault="48687908" w:rsidP="10A9246F">
      <w:pPr>
        <w:pStyle w:val="UnidaviTexto-Espao15"/>
      </w:pPr>
      <w:r w:rsidRPr="00A96C0B">
        <w:t xml:space="preserve">Nessa tela inicial é possível visualizar na </w:t>
      </w:r>
      <w:r w:rsidR="37CE6A35" w:rsidRPr="00A96C0B">
        <w:t>esquerda</w:t>
      </w:r>
      <w:r w:rsidRPr="00A96C0B">
        <w:t xml:space="preserve"> o Menu do protótipo, que será o mesmo durante toda ação executada pelo usuário. O Menu disponibiliza acesso aos seguintes recursos:</w:t>
      </w:r>
      <w:r w:rsidR="79A462E9" w:rsidRPr="00A96C0B">
        <w:t xml:space="preserve"> Página inicial</w:t>
      </w:r>
      <w:r w:rsidRPr="00A96C0B">
        <w:t xml:space="preserve">, </w:t>
      </w:r>
      <w:r w:rsidR="628D6DA2" w:rsidRPr="00A96C0B">
        <w:t>Pessoas</w:t>
      </w:r>
      <w:r w:rsidRPr="00A96C0B">
        <w:t xml:space="preserve">, </w:t>
      </w:r>
      <w:r w:rsidR="2DC8E175" w:rsidRPr="00A96C0B">
        <w:t xml:space="preserve">Propostas, Culturas, Imóveis, Usuários, Filiais, Tipos de documentação, Tipos de proposta, </w:t>
      </w:r>
      <w:r w:rsidR="00E90673" w:rsidRPr="00A96C0B">
        <w:t xml:space="preserve">Sair </w:t>
      </w:r>
      <w:r w:rsidR="00E90673">
        <w:t>/</w:t>
      </w:r>
      <w:r w:rsidR="2DC8E175" w:rsidRPr="00A96C0B">
        <w:t>Logout</w:t>
      </w:r>
      <w:r w:rsidR="00E90673">
        <w:t xml:space="preserve"> (RF 02)</w:t>
      </w:r>
      <w:r w:rsidR="2DC8E175" w:rsidRPr="00A96C0B">
        <w:t xml:space="preserve"> </w:t>
      </w:r>
      <w:proofErr w:type="gramStart"/>
      <w:r w:rsidR="2DC8E175" w:rsidRPr="00A96C0B">
        <w:t>e Alternar</w:t>
      </w:r>
      <w:proofErr w:type="gramEnd"/>
      <w:r w:rsidR="2DC8E175" w:rsidRPr="00A96C0B">
        <w:t xml:space="preserve"> tema.</w:t>
      </w:r>
    </w:p>
    <w:p w14:paraId="60FBBE71" w14:textId="1A8426D9" w:rsidR="5721C0D0" w:rsidRPr="00A96C0B" w:rsidRDefault="0DDC389A" w:rsidP="10A9246F">
      <w:pPr>
        <w:pStyle w:val="UnidaviTexto-Espao15"/>
      </w:pPr>
      <w:r w:rsidRPr="00A96C0B">
        <w:rPr>
          <w:rStyle w:val="UnidaviTexto-Espao15Char"/>
        </w:rPr>
        <w:t xml:space="preserve">Na tela de Pessoas, serão listadas todas as pessoas cadastradas no sistema, exibindo as colunas de Código, Nome, CNPJ/CPF, Telefone e Ações, conforme a Figura </w:t>
      </w:r>
      <w:r w:rsidR="00997846" w:rsidRPr="00A96C0B">
        <w:rPr>
          <w:rStyle w:val="UnidaviTexto-Espao15Char"/>
        </w:rPr>
        <w:t>16</w:t>
      </w:r>
      <w:r w:rsidRPr="00A96C0B">
        <w:rPr>
          <w:rStyle w:val="UnidaviTexto-Espao15Char"/>
        </w:rPr>
        <w:t>. Nas ações serão exibidos os botões de Editar e Excluir. Na parte superior está a barra de ferramentas, exibindo uma barra de pesquisa que irá filtrar as pesso</w:t>
      </w:r>
      <w:r w:rsidR="0202069E" w:rsidRPr="00A96C0B">
        <w:rPr>
          <w:rStyle w:val="UnidaviTexto-Espao15Char"/>
        </w:rPr>
        <w:t>as pelo Nome, e o</w:t>
      </w:r>
      <w:r w:rsidR="72F9310B" w:rsidRPr="00A96C0B">
        <w:rPr>
          <w:rStyle w:val="UnidaviTexto-Espao15Char"/>
        </w:rPr>
        <w:t xml:space="preserve"> botão Nova, onde poderá ser cadastrada uma nova pessoa.</w:t>
      </w:r>
    </w:p>
    <w:p w14:paraId="5EE2AEF7" w14:textId="71CFCAFA" w:rsidR="5721C0D0" w:rsidRPr="00A96C0B" w:rsidRDefault="5721C0D0" w:rsidP="10A9246F">
      <w:pPr>
        <w:pStyle w:val="UnidaviTexto-Espao15"/>
        <w:rPr>
          <w:rStyle w:val="UnidaviTexto-Espao15Char"/>
        </w:rPr>
      </w:pPr>
    </w:p>
    <w:p w14:paraId="2C8F68A4" w14:textId="5C6ACA96" w:rsidR="00997846" w:rsidRPr="00A96C0B" w:rsidRDefault="2470ED81" w:rsidP="00997846">
      <w:pPr>
        <w:pStyle w:val="UnidaviTexto-Espao15"/>
        <w:spacing w:after="160" w:line="259" w:lineRule="auto"/>
        <w:ind w:left="708" w:firstLine="0"/>
        <w:jc w:val="left"/>
      </w:pPr>
      <w:r w:rsidRPr="00A96C0B">
        <w:rPr>
          <w:b/>
          <w:bCs/>
          <w:sz w:val="20"/>
          <w:szCs w:val="20"/>
        </w:rPr>
        <w:t xml:space="preserve">Figura </w:t>
      </w:r>
      <w:r w:rsidR="00997846" w:rsidRPr="00A96C0B">
        <w:rPr>
          <w:b/>
          <w:bCs/>
          <w:sz w:val="20"/>
          <w:szCs w:val="20"/>
        </w:rPr>
        <w:t>16</w:t>
      </w:r>
      <w:r w:rsidRPr="00A96C0B">
        <w:rPr>
          <w:b/>
          <w:bCs/>
          <w:sz w:val="20"/>
          <w:szCs w:val="20"/>
        </w:rPr>
        <w:t xml:space="preserve"> - Listagem de pessoas (RF 05)</w:t>
      </w:r>
      <w:r w:rsidR="795FC76F" w:rsidRPr="00A96C0B">
        <w:br/>
      </w:r>
      <w:r w:rsidR="795FC76F" w:rsidRPr="00A96C0B">
        <w:tab/>
      </w:r>
      <w:r w:rsidR="36A74BA5" w:rsidRPr="00A96C0B">
        <w:rPr>
          <w:noProof/>
        </w:rPr>
        <w:lastRenderedPageBreak/>
        <w:drawing>
          <wp:inline distT="0" distB="0" distL="0" distR="0" wp14:anchorId="3C439F86" wp14:editId="779BFA17">
            <wp:extent cx="5320862" cy="1285875"/>
            <wp:effectExtent l="0" t="0" r="0" b="0"/>
            <wp:docPr id="1542590183" name="Imagem 154259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2590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0862" cy="1285875"/>
                    </a:xfrm>
                    <a:prstGeom prst="rect">
                      <a:avLst/>
                    </a:prstGeom>
                  </pic:spPr>
                </pic:pic>
              </a:graphicData>
            </a:graphic>
          </wp:inline>
        </w:drawing>
      </w:r>
      <w:r w:rsidR="795FC76F" w:rsidRPr="00A96C0B">
        <w:tab/>
      </w:r>
    </w:p>
    <w:p w14:paraId="0A228E37" w14:textId="465E592A" w:rsidR="5721C0D0" w:rsidRPr="00A96C0B" w:rsidRDefault="795FC76F" w:rsidP="4E544FCE">
      <w:pPr>
        <w:pStyle w:val="UnidaviTexto-Espao15"/>
        <w:spacing w:after="160" w:line="259" w:lineRule="auto"/>
        <w:ind w:firstLine="708"/>
        <w:rPr>
          <w:sz w:val="20"/>
          <w:szCs w:val="20"/>
        </w:rPr>
      </w:pPr>
      <w:r w:rsidRPr="00A96C0B">
        <w:rPr>
          <w:sz w:val="20"/>
          <w:szCs w:val="20"/>
        </w:rPr>
        <w:t>Fonte: acervo do autor (2023).</w:t>
      </w:r>
    </w:p>
    <w:p w14:paraId="2551A654" w14:textId="75C6FF6A" w:rsidR="5721C0D0" w:rsidRPr="00A96C0B" w:rsidRDefault="5721C0D0" w:rsidP="10A9246F">
      <w:pPr>
        <w:pStyle w:val="UnidaviTexto-Espao15"/>
      </w:pPr>
    </w:p>
    <w:p w14:paraId="1D4FC7F6" w14:textId="6627867B" w:rsidR="5721C0D0" w:rsidRPr="00A96C0B" w:rsidRDefault="54797693" w:rsidP="10A9246F">
      <w:pPr>
        <w:pStyle w:val="UnidaviTexto-Espao15"/>
      </w:pPr>
      <w:r w:rsidRPr="00A96C0B">
        <w:t>Para cadastrar uma nova pessoa será exibido um formulário</w:t>
      </w:r>
      <w:r w:rsidR="6921AB9E" w:rsidRPr="00A96C0B">
        <w:t xml:space="preserve"> como pode ser visto na Figura </w:t>
      </w:r>
      <w:r w:rsidR="00997846" w:rsidRPr="00A96C0B">
        <w:t>17</w:t>
      </w:r>
      <w:r w:rsidR="6921AB9E" w:rsidRPr="00A96C0B">
        <w:t>,</w:t>
      </w:r>
      <w:r w:rsidRPr="00A96C0B">
        <w:t xml:space="preserve"> com </w:t>
      </w:r>
      <w:r w:rsidR="4E712BEA" w:rsidRPr="00A96C0B">
        <w:t>os campos Nome</w:t>
      </w:r>
      <w:r w:rsidR="3CB495AC" w:rsidRPr="00A96C0B">
        <w:t xml:space="preserve"> (obrigatório)</w:t>
      </w:r>
      <w:r w:rsidR="4E712BEA" w:rsidRPr="00A96C0B">
        <w:t>, Apelido</w:t>
      </w:r>
      <w:r w:rsidR="1E476C7C" w:rsidRPr="00A96C0B">
        <w:t xml:space="preserve"> (obrigatório)</w:t>
      </w:r>
      <w:r w:rsidR="4E712BEA" w:rsidRPr="00A96C0B">
        <w:t>, Tipo</w:t>
      </w:r>
      <w:r w:rsidR="62494092" w:rsidRPr="00A96C0B">
        <w:t xml:space="preserve"> (obrigatório)</w:t>
      </w:r>
      <w:r w:rsidR="4E712BEA" w:rsidRPr="00A96C0B">
        <w:t>, CNPJ/CPF</w:t>
      </w:r>
      <w:r w:rsidR="25D92BF5" w:rsidRPr="00A96C0B">
        <w:t xml:space="preserve"> (obrigatório)</w:t>
      </w:r>
      <w:r w:rsidR="4E712BEA" w:rsidRPr="00A96C0B">
        <w:t>, CFTA, Telefone, RG, Email e Observação, além dos campos do endereço que são Cidade</w:t>
      </w:r>
      <w:r w:rsidR="53DA684F" w:rsidRPr="00A96C0B">
        <w:t xml:space="preserve"> (obrigatório)</w:t>
      </w:r>
      <w:r w:rsidR="4E712BEA" w:rsidRPr="00A96C0B">
        <w:t xml:space="preserve">, </w:t>
      </w:r>
      <w:r w:rsidR="27CBD0C9" w:rsidRPr="00A96C0B">
        <w:t>CEP</w:t>
      </w:r>
      <w:r w:rsidR="712DA159" w:rsidRPr="00A96C0B">
        <w:t xml:space="preserve"> (obrigatório)</w:t>
      </w:r>
      <w:r w:rsidR="27CBD0C9" w:rsidRPr="00A96C0B">
        <w:t>, Bairro</w:t>
      </w:r>
      <w:r w:rsidR="57BE9A74" w:rsidRPr="00A96C0B">
        <w:t xml:space="preserve"> (obrigatório)</w:t>
      </w:r>
      <w:r w:rsidR="27CBD0C9" w:rsidRPr="00A96C0B">
        <w:t>, Número</w:t>
      </w:r>
      <w:r w:rsidR="3AFB5EC9" w:rsidRPr="00A96C0B">
        <w:t xml:space="preserve"> (obrigatório)</w:t>
      </w:r>
      <w:r w:rsidR="27CBD0C9" w:rsidRPr="00A96C0B">
        <w:t>, Complemento e Observação</w:t>
      </w:r>
      <w:r w:rsidR="579E1EC3" w:rsidRPr="00A96C0B">
        <w:t>. O CNPJ/CPF será validado de acordo com o Tipo da pessoa, que poderá ser selecionada Física o</w:t>
      </w:r>
      <w:r w:rsidR="2AA796B6" w:rsidRPr="00A96C0B">
        <w:t xml:space="preserve">u Jurídica. O campo CFTA (Conselho Federal dos Técnicos Agrícolas) será obrigatório caso a pessoa esteja marcada como Técnico, e dessa forma poderá ser relacionado como responsável técnico nas </w:t>
      </w:r>
      <w:r w:rsidR="5D038141" w:rsidRPr="00A96C0B">
        <w:t>propostas.</w:t>
      </w:r>
      <w:r w:rsidR="032485D7" w:rsidRPr="00A96C0B">
        <w:t xml:space="preserve"> </w:t>
      </w:r>
    </w:p>
    <w:p w14:paraId="6F29F521" w14:textId="088F7518" w:rsidR="5721C0D0" w:rsidRPr="00A96C0B" w:rsidRDefault="5721C0D0" w:rsidP="10A9246F">
      <w:pPr>
        <w:pStyle w:val="UnidaviTexto-Espao15"/>
      </w:pPr>
    </w:p>
    <w:p w14:paraId="4177CBF2" w14:textId="4B0FBDCD" w:rsidR="5721C0D0" w:rsidRPr="00A96C0B" w:rsidRDefault="45A766CE" w:rsidP="55E9F482">
      <w:pPr>
        <w:pStyle w:val="UnidaviTexto-Espao15"/>
        <w:ind w:firstLine="708"/>
        <w:rPr>
          <w:b/>
          <w:bCs/>
          <w:sz w:val="20"/>
          <w:szCs w:val="20"/>
        </w:rPr>
      </w:pPr>
      <w:r w:rsidRPr="00A96C0B">
        <w:rPr>
          <w:b/>
          <w:bCs/>
          <w:sz w:val="20"/>
          <w:szCs w:val="20"/>
        </w:rPr>
        <w:t xml:space="preserve">Figura </w:t>
      </w:r>
      <w:r w:rsidR="00997846" w:rsidRPr="00A96C0B">
        <w:rPr>
          <w:b/>
          <w:bCs/>
          <w:sz w:val="20"/>
          <w:szCs w:val="20"/>
        </w:rPr>
        <w:t>17</w:t>
      </w:r>
      <w:r w:rsidRPr="00A96C0B">
        <w:rPr>
          <w:b/>
          <w:bCs/>
          <w:sz w:val="20"/>
          <w:szCs w:val="20"/>
        </w:rPr>
        <w:t xml:space="preserve"> - </w:t>
      </w:r>
      <w:r w:rsidR="59F7D3E4" w:rsidRPr="00A96C0B">
        <w:rPr>
          <w:b/>
          <w:bCs/>
          <w:sz w:val="20"/>
          <w:szCs w:val="20"/>
        </w:rPr>
        <w:t xml:space="preserve">Cadastro de </w:t>
      </w:r>
      <w:r w:rsidR="00997846" w:rsidRPr="00A96C0B">
        <w:rPr>
          <w:b/>
          <w:bCs/>
          <w:sz w:val="20"/>
          <w:szCs w:val="20"/>
        </w:rPr>
        <w:t>P</w:t>
      </w:r>
      <w:r w:rsidR="59F7D3E4" w:rsidRPr="00A96C0B">
        <w:rPr>
          <w:b/>
          <w:bCs/>
          <w:sz w:val="20"/>
          <w:szCs w:val="20"/>
        </w:rPr>
        <w:t xml:space="preserve">essoa </w:t>
      </w:r>
      <w:r w:rsidRPr="00A96C0B">
        <w:rPr>
          <w:b/>
          <w:bCs/>
          <w:sz w:val="20"/>
          <w:szCs w:val="20"/>
        </w:rPr>
        <w:t>(RF 05)</w:t>
      </w:r>
    </w:p>
    <w:p w14:paraId="2EC2B09C" w14:textId="271C03E7" w:rsidR="5721C0D0" w:rsidRPr="00A96C0B" w:rsidRDefault="579E1EC3" w:rsidP="55E9F482">
      <w:pPr>
        <w:spacing w:after="160" w:line="259" w:lineRule="auto"/>
        <w:ind w:firstLine="708"/>
        <w:rPr>
          <w:sz w:val="20"/>
          <w:szCs w:val="20"/>
        </w:rPr>
      </w:pPr>
      <w:r w:rsidRPr="00A96C0B">
        <w:rPr>
          <w:noProof/>
          <w:lang w:eastAsia="pt-BR"/>
        </w:rPr>
        <w:drawing>
          <wp:inline distT="0" distB="0" distL="0" distR="0" wp14:anchorId="3333E5DC" wp14:editId="14CF1738">
            <wp:extent cx="5267326" cy="2655610"/>
            <wp:effectExtent l="0" t="0" r="0" b="0"/>
            <wp:docPr id="1595535958" name="Imagem 15955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55359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7326" cy="2655610"/>
                    </a:xfrm>
                    <a:prstGeom prst="rect">
                      <a:avLst/>
                    </a:prstGeom>
                  </pic:spPr>
                </pic:pic>
              </a:graphicData>
            </a:graphic>
          </wp:inline>
        </w:drawing>
      </w:r>
      <w:r w:rsidR="75E39F57" w:rsidRPr="00A96C0B">
        <w:tab/>
      </w:r>
      <w:r w:rsidR="75E39F57" w:rsidRPr="00A96C0B">
        <w:rPr>
          <w:sz w:val="20"/>
          <w:szCs w:val="20"/>
        </w:rPr>
        <w:t>Fonte: acervo do autor (2023).</w:t>
      </w:r>
    </w:p>
    <w:p w14:paraId="64F0FDC9" w14:textId="5FA11432" w:rsidR="5721C0D0" w:rsidRPr="00A96C0B" w:rsidRDefault="5721C0D0" w:rsidP="5721C0D0">
      <w:pPr>
        <w:spacing w:after="160" w:line="259" w:lineRule="auto"/>
      </w:pPr>
    </w:p>
    <w:p w14:paraId="6B3AC975" w14:textId="0B2376D2" w:rsidR="5721C0D0" w:rsidRPr="00A96C0B" w:rsidRDefault="7F283B96" w:rsidP="10A9246F">
      <w:pPr>
        <w:pStyle w:val="UnidaviTexto-Espao15"/>
      </w:pPr>
      <w:r w:rsidRPr="00A96C0B">
        <w:t xml:space="preserve">Ao cadastrar a pessoa será possível acessar o botão de Documentações, que irá direcionar o usuário para a listagem de documentações que estão vinculadas a essa pessoa, conforme Figura </w:t>
      </w:r>
      <w:r w:rsidR="00997846" w:rsidRPr="00A96C0B">
        <w:t>18</w:t>
      </w:r>
      <w:r w:rsidRPr="00A96C0B">
        <w:t xml:space="preserve">. </w:t>
      </w:r>
      <w:r w:rsidR="36159C9B" w:rsidRPr="00A96C0B">
        <w:t xml:space="preserve">Nessa tela serão exibidos os campos Código, Nome e Ações. Além da </w:t>
      </w:r>
      <w:r w:rsidR="36159C9B" w:rsidRPr="00A96C0B">
        <w:lastRenderedPageBreak/>
        <w:t>barra de ferramentas da listagem, exibindo também o bot</w:t>
      </w:r>
      <w:r w:rsidR="6E53EB68" w:rsidRPr="00A96C0B">
        <w:t>ão Voltar, que irá direcionar o usuário de volta para o cadastro da pessoa.</w:t>
      </w:r>
    </w:p>
    <w:p w14:paraId="119E54C6" w14:textId="682DA3AA" w:rsidR="5721C0D0" w:rsidRPr="00A96C0B" w:rsidRDefault="5721C0D0" w:rsidP="10A9246F">
      <w:pPr>
        <w:pStyle w:val="UnidaviTexto-Espao15"/>
      </w:pPr>
    </w:p>
    <w:p w14:paraId="0339A7B0" w14:textId="6E2CE724" w:rsidR="5721C0D0" w:rsidRPr="00A96C0B" w:rsidRDefault="6E53EB68" w:rsidP="4E544FCE">
      <w:pPr>
        <w:pStyle w:val="UnidaviTexto-Espao15"/>
        <w:ind w:firstLine="708"/>
        <w:rPr>
          <w:b/>
          <w:bCs/>
          <w:sz w:val="20"/>
          <w:szCs w:val="20"/>
        </w:rPr>
      </w:pPr>
      <w:r w:rsidRPr="00A96C0B">
        <w:rPr>
          <w:b/>
          <w:bCs/>
          <w:sz w:val="20"/>
          <w:szCs w:val="20"/>
        </w:rPr>
        <w:t xml:space="preserve">Figura </w:t>
      </w:r>
      <w:r w:rsidR="00997846" w:rsidRPr="00A96C0B">
        <w:rPr>
          <w:b/>
          <w:bCs/>
          <w:sz w:val="20"/>
          <w:szCs w:val="20"/>
        </w:rPr>
        <w:t>18</w:t>
      </w:r>
      <w:r w:rsidRPr="00A96C0B">
        <w:rPr>
          <w:b/>
          <w:bCs/>
          <w:sz w:val="20"/>
          <w:szCs w:val="20"/>
        </w:rPr>
        <w:t xml:space="preserve"> - </w:t>
      </w:r>
      <w:r w:rsidR="0F85AAF2" w:rsidRPr="00A96C0B">
        <w:rPr>
          <w:b/>
          <w:bCs/>
          <w:sz w:val="20"/>
          <w:szCs w:val="20"/>
        </w:rPr>
        <w:t xml:space="preserve">Listagem de </w:t>
      </w:r>
      <w:r w:rsidR="00997846" w:rsidRPr="00A96C0B">
        <w:rPr>
          <w:b/>
          <w:bCs/>
          <w:sz w:val="20"/>
          <w:szCs w:val="20"/>
        </w:rPr>
        <w:t>D</w:t>
      </w:r>
      <w:r w:rsidR="0F85AAF2" w:rsidRPr="00A96C0B">
        <w:rPr>
          <w:b/>
          <w:bCs/>
          <w:sz w:val="20"/>
          <w:szCs w:val="20"/>
        </w:rPr>
        <w:t>ocumentações</w:t>
      </w:r>
      <w:r w:rsidRPr="00A96C0B">
        <w:rPr>
          <w:b/>
          <w:bCs/>
          <w:sz w:val="20"/>
          <w:szCs w:val="20"/>
        </w:rPr>
        <w:t xml:space="preserve"> (RF </w:t>
      </w:r>
      <w:r w:rsidR="5D9FB96E" w:rsidRPr="00A96C0B">
        <w:rPr>
          <w:b/>
          <w:bCs/>
          <w:sz w:val="20"/>
          <w:szCs w:val="20"/>
        </w:rPr>
        <w:t>10</w:t>
      </w:r>
      <w:r w:rsidRPr="00A96C0B">
        <w:rPr>
          <w:b/>
          <w:bCs/>
          <w:sz w:val="20"/>
          <w:szCs w:val="20"/>
        </w:rPr>
        <w:t>)</w:t>
      </w:r>
    </w:p>
    <w:p w14:paraId="767A89C3" w14:textId="15349DB5" w:rsidR="5721C0D0" w:rsidRPr="00A96C0B" w:rsidRDefault="36159C9B" w:rsidP="4E544FCE">
      <w:pPr>
        <w:spacing w:after="160" w:line="259" w:lineRule="auto"/>
        <w:ind w:firstLine="708"/>
        <w:rPr>
          <w:sz w:val="20"/>
          <w:szCs w:val="20"/>
        </w:rPr>
      </w:pPr>
      <w:r w:rsidRPr="00A96C0B">
        <w:rPr>
          <w:noProof/>
          <w:lang w:eastAsia="pt-BR"/>
        </w:rPr>
        <w:drawing>
          <wp:inline distT="0" distB="0" distL="0" distR="0" wp14:anchorId="50976D0F" wp14:editId="72E48683">
            <wp:extent cx="5310147" cy="1250097"/>
            <wp:effectExtent l="0" t="0" r="0" b="0"/>
            <wp:docPr id="773448362" name="Imagem 7734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34483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0147" cy="1250097"/>
                    </a:xfrm>
                    <a:prstGeom prst="rect">
                      <a:avLst/>
                    </a:prstGeom>
                  </pic:spPr>
                </pic:pic>
              </a:graphicData>
            </a:graphic>
          </wp:inline>
        </w:drawing>
      </w:r>
      <w:r w:rsidR="4627518A" w:rsidRPr="00A96C0B">
        <w:tab/>
      </w:r>
      <w:r w:rsidR="4627518A" w:rsidRPr="00A96C0B">
        <w:rPr>
          <w:sz w:val="20"/>
          <w:szCs w:val="20"/>
        </w:rPr>
        <w:t>Fonte: acervo do autor (2023).</w:t>
      </w:r>
    </w:p>
    <w:p w14:paraId="387EB356" w14:textId="6EAD86A5" w:rsidR="5721C0D0" w:rsidRPr="00A96C0B" w:rsidRDefault="5721C0D0" w:rsidP="5721C0D0">
      <w:pPr>
        <w:spacing w:after="160" w:line="259" w:lineRule="auto"/>
      </w:pPr>
    </w:p>
    <w:p w14:paraId="242F3820" w14:textId="609F0D7D" w:rsidR="5721C0D0" w:rsidRPr="00A96C0B" w:rsidRDefault="00997846" w:rsidP="10A9246F">
      <w:pPr>
        <w:pStyle w:val="UnidaviTexto-Espao15"/>
      </w:pPr>
      <w:r w:rsidRPr="00A96C0B">
        <w:t>Conforme Figura 19</w:t>
      </w:r>
      <w:r w:rsidR="64C856BD" w:rsidRPr="00A96C0B">
        <w:t xml:space="preserve"> cadastrar uma nova documentação, será necessário informar no Nome</w:t>
      </w:r>
      <w:r w:rsidR="2236BEA1" w:rsidRPr="00A96C0B">
        <w:t xml:space="preserve"> (obrigatório)</w:t>
      </w:r>
      <w:r w:rsidR="64C856BD" w:rsidRPr="00A96C0B">
        <w:t>, Tipo de documentação</w:t>
      </w:r>
      <w:r w:rsidR="6A79AE88" w:rsidRPr="00A96C0B">
        <w:t xml:space="preserve"> (obrigatório)</w:t>
      </w:r>
      <w:r w:rsidR="64C856BD" w:rsidRPr="00A96C0B">
        <w:t xml:space="preserve"> e o Arquivo</w:t>
      </w:r>
      <w:r w:rsidR="1D475EB1" w:rsidRPr="00A96C0B">
        <w:t xml:space="preserve"> (obrigatório)</w:t>
      </w:r>
      <w:r w:rsidR="64C856BD" w:rsidRPr="00A96C0B">
        <w:t>. Serão aceitos arquivos com extensão PNG, JPG, PDF e KML.</w:t>
      </w:r>
    </w:p>
    <w:p w14:paraId="0D5915AF" w14:textId="18D032D5" w:rsidR="5721C0D0" w:rsidRPr="00A96C0B" w:rsidRDefault="5721C0D0" w:rsidP="5721C0D0">
      <w:pPr>
        <w:spacing w:after="160" w:line="259" w:lineRule="auto"/>
      </w:pPr>
    </w:p>
    <w:p w14:paraId="083CCCA4" w14:textId="2C8AEC2A" w:rsidR="5721C0D0" w:rsidRPr="00A96C0B" w:rsidRDefault="65BB5189"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19</w:t>
      </w:r>
      <w:r w:rsidRPr="00A96C0B">
        <w:rPr>
          <w:b/>
          <w:bCs/>
          <w:sz w:val="20"/>
          <w:szCs w:val="20"/>
        </w:rPr>
        <w:t xml:space="preserve"> - Cadastro de </w:t>
      </w:r>
      <w:r w:rsidR="00997846" w:rsidRPr="00A96C0B">
        <w:rPr>
          <w:b/>
          <w:bCs/>
          <w:sz w:val="20"/>
          <w:szCs w:val="20"/>
        </w:rPr>
        <w:t>D</w:t>
      </w:r>
      <w:r w:rsidRPr="00A96C0B">
        <w:rPr>
          <w:b/>
          <w:bCs/>
          <w:sz w:val="20"/>
          <w:szCs w:val="20"/>
        </w:rPr>
        <w:t xml:space="preserve">ocumentação (RF </w:t>
      </w:r>
      <w:r w:rsidR="5567E9C2" w:rsidRPr="00A96C0B">
        <w:rPr>
          <w:b/>
          <w:bCs/>
          <w:sz w:val="20"/>
          <w:szCs w:val="20"/>
        </w:rPr>
        <w:t>10</w:t>
      </w:r>
      <w:r w:rsidRPr="00A96C0B">
        <w:rPr>
          <w:b/>
          <w:bCs/>
          <w:sz w:val="20"/>
          <w:szCs w:val="20"/>
        </w:rPr>
        <w:t>)</w:t>
      </w:r>
    </w:p>
    <w:p w14:paraId="1E301F9D" w14:textId="3A45A29D" w:rsidR="5721C0D0" w:rsidRPr="00A96C0B" w:rsidRDefault="64C856BD" w:rsidP="4E544FCE">
      <w:pPr>
        <w:spacing w:after="160" w:line="259" w:lineRule="auto"/>
        <w:ind w:firstLine="708"/>
        <w:rPr>
          <w:sz w:val="20"/>
          <w:szCs w:val="20"/>
        </w:rPr>
      </w:pPr>
      <w:r w:rsidRPr="00A96C0B">
        <w:rPr>
          <w:noProof/>
          <w:lang w:eastAsia="pt-BR"/>
        </w:rPr>
        <w:drawing>
          <wp:inline distT="0" distB="0" distL="0" distR="0" wp14:anchorId="2BDD169A" wp14:editId="28CF71AF">
            <wp:extent cx="5307192" cy="1072495"/>
            <wp:effectExtent l="0" t="0" r="0" b="0"/>
            <wp:docPr id="687300514" name="Imagem 6873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7300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7192" cy="1072495"/>
                    </a:xfrm>
                    <a:prstGeom prst="rect">
                      <a:avLst/>
                    </a:prstGeom>
                  </pic:spPr>
                </pic:pic>
              </a:graphicData>
            </a:graphic>
          </wp:inline>
        </w:drawing>
      </w:r>
      <w:r w:rsidR="67B9D95D" w:rsidRPr="00A96C0B">
        <w:tab/>
      </w:r>
      <w:r w:rsidR="67B9D95D" w:rsidRPr="00A96C0B">
        <w:rPr>
          <w:sz w:val="20"/>
          <w:szCs w:val="20"/>
        </w:rPr>
        <w:t>Fonte: acervo do autor (2023).</w:t>
      </w:r>
    </w:p>
    <w:p w14:paraId="11D34DF9" w14:textId="51139BBA" w:rsidR="5721C0D0" w:rsidRPr="00A96C0B" w:rsidRDefault="5721C0D0" w:rsidP="10A9246F">
      <w:pPr>
        <w:spacing w:after="160" w:line="259" w:lineRule="auto"/>
        <w:rPr>
          <w:sz w:val="20"/>
          <w:szCs w:val="20"/>
        </w:rPr>
      </w:pPr>
    </w:p>
    <w:p w14:paraId="7612E55D" w14:textId="567BD247" w:rsidR="5721C0D0" w:rsidRPr="00A96C0B" w:rsidRDefault="201B5906" w:rsidP="10A9246F">
      <w:pPr>
        <w:pStyle w:val="UnidaviTexto-Espao15"/>
      </w:pPr>
      <w:r w:rsidRPr="00A96C0B">
        <w:t xml:space="preserve">Após cadastrar a documentação será possível efetuar o </w:t>
      </w:r>
      <w:r w:rsidRPr="004A15D3">
        <w:rPr>
          <w:i/>
        </w:rPr>
        <w:t>download</w:t>
      </w:r>
      <w:r w:rsidRPr="00A96C0B">
        <w:t xml:space="preserve"> do arquivo anexado, pois será exibido um botão de </w:t>
      </w:r>
      <w:r w:rsidRPr="004A15D3">
        <w:rPr>
          <w:i/>
        </w:rPr>
        <w:t>download</w:t>
      </w:r>
      <w:r w:rsidRPr="00A96C0B">
        <w:t xml:space="preserve"> ao lado do </w:t>
      </w:r>
      <w:r w:rsidRPr="004A15D3">
        <w:rPr>
          <w:i/>
        </w:rPr>
        <w:t>input</w:t>
      </w:r>
      <w:r w:rsidRPr="00A96C0B">
        <w:t xml:space="preserve"> de arquivo, conforme Figura </w:t>
      </w:r>
      <w:r w:rsidR="00997846" w:rsidRPr="00A96C0B">
        <w:t>20</w:t>
      </w:r>
      <w:r w:rsidR="2681EF6A" w:rsidRPr="00A96C0B">
        <w:t>.</w:t>
      </w:r>
    </w:p>
    <w:p w14:paraId="40971F7D" w14:textId="1B2C067C" w:rsidR="5721C0D0" w:rsidRPr="00A96C0B" w:rsidRDefault="5721C0D0" w:rsidP="10A9246F">
      <w:pPr>
        <w:pStyle w:val="UnidaviTexto-Espao15"/>
      </w:pPr>
    </w:p>
    <w:p w14:paraId="4E5F9D95" w14:textId="459B7938" w:rsidR="5721C0D0" w:rsidRPr="00A96C0B" w:rsidRDefault="2681EF6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20</w:t>
      </w:r>
      <w:r w:rsidRPr="00A96C0B">
        <w:rPr>
          <w:b/>
          <w:bCs/>
          <w:sz w:val="20"/>
          <w:szCs w:val="20"/>
        </w:rPr>
        <w:t xml:space="preserve"> - Download de </w:t>
      </w:r>
      <w:r w:rsidR="00997846" w:rsidRPr="00A96C0B">
        <w:rPr>
          <w:b/>
          <w:bCs/>
          <w:sz w:val="20"/>
          <w:szCs w:val="20"/>
        </w:rPr>
        <w:t>A</w:t>
      </w:r>
      <w:r w:rsidRPr="00A96C0B">
        <w:rPr>
          <w:b/>
          <w:bCs/>
          <w:sz w:val="20"/>
          <w:szCs w:val="20"/>
        </w:rPr>
        <w:t xml:space="preserve">rquivo de </w:t>
      </w:r>
      <w:r w:rsidR="00997846" w:rsidRPr="00A96C0B">
        <w:rPr>
          <w:b/>
          <w:bCs/>
          <w:sz w:val="20"/>
          <w:szCs w:val="20"/>
        </w:rPr>
        <w:t>D</w:t>
      </w:r>
      <w:r w:rsidRPr="00A96C0B">
        <w:rPr>
          <w:b/>
          <w:bCs/>
          <w:sz w:val="20"/>
          <w:szCs w:val="20"/>
        </w:rPr>
        <w:t>ocumentação (RF 10)</w:t>
      </w:r>
    </w:p>
    <w:p w14:paraId="6C40045C" w14:textId="49BCEA9A" w:rsidR="5721C0D0" w:rsidRPr="00A96C0B" w:rsidRDefault="2681EF6A" w:rsidP="4E544FCE">
      <w:pPr>
        <w:pStyle w:val="UnidaviTexto-Espao15"/>
        <w:spacing w:after="160" w:line="259" w:lineRule="auto"/>
        <w:ind w:firstLine="708"/>
        <w:rPr>
          <w:sz w:val="20"/>
          <w:szCs w:val="20"/>
        </w:rPr>
      </w:pPr>
      <w:r w:rsidRPr="00A96C0B">
        <w:rPr>
          <w:noProof/>
        </w:rPr>
        <w:drawing>
          <wp:inline distT="0" distB="0" distL="0" distR="0" wp14:anchorId="75C059B6" wp14:editId="0CD6D356">
            <wp:extent cx="4572000" cy="704850"/>
            <wp:effectExtent l="0" t="0" r="0" b="0"/>
            <wp:docPr id="1110158932" name="Imagem 111015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158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15A320B" w14:textId="6906D63D" w:rsidR="5721C0D0" w:rsidRPr="00A96C0B" w:rsidRDefault="2681EF6A" w:rsidP="4E544FCE">
      <w:pPr>
        <w:pStyle w:val="UnidaviTexto-Espao15"/>
        <w:spacing w:after="160" w:line="259" w:lineRule="auto"/>
        <w:ind w:firstLine="708"/>
        <w:rPr>
          <w:sz w:val="20"/>
          <w:szCs w:val="20"/>
        </w:rPr>
      </w:pPr>
      <w:r w:rsidRPr="00A96C0B">
        <w:rPr>
          <w:sz w:val="20"/>
          <w:szCs w:val="20"/>
        </w:rPr>
        <w:t>Fonte: acervo do autor (2023).</w:t>
      </w:r>
    </w:p>
    <w:p w14:paraId="0D67AA0D" w14:textId="7DFE52F7" w:rsidR="5721C0D0" w:rsidRPr="00A96C0B" w:rsidRDefault="5721C0D0" w:rsidP="10A9246F">
      <w:pPr>
        <w:pStyle w:val="UnidaviTexto-Espao15"/>
      </w:pPr>
    </w:p>
    <w:p w14:paraId="05C26A43" w14:textId="43845F82" w:rsidR="5721C0D0" w:rsidRPr="00A96C0B" w:rsidRDefault="0A855E29" w:rsidP="10A9246F">
      <w:pPr>
        <w:pStyle w:val="UnidaviTexto-Espao15"/>
      </w:pPr>
      <w:r w:rsidRPr="00A96C0B">
        <w:t>Na tela de Culturas, serão listadas as culturas cadastradas no sistema</w:t>
      </w:r>
      <w:r w:rsidR="2A792AB0" w:rsidRPr="00A96C0B">
        <w:t xml:space="preserve"> conforme Figura </w:t>
      </w:r>
      <w:r w:rsidR="00997846" w:rsidRPr="00A96C0B">
        <w:t>21</w:t>
      </w:r>
      <w:r w:rsidR="2A792AB0" w:rsidRPr="00A96C0B">
        <w:t>, exibindo as colunas de Código, Nome, Preço por Kg e Ações.</w:t>
      </w:r>
    </w:p>
    <w:p w14:paraId="6A4019E6" w14:textId="3AB6E392" w:rsidR="5721C0D0" w:rsidRPr="00A96C0B" w:rsidRDefault="5721C0D0" w:rsidP="10A9246F">
      <w:pPr>
        <w:pStyle w:val="UnidaviTexto-Espao15"/>
      </w:pPr>
    </w:p>
    <w:p w14:paraId="0420D8BF" w14:textId="7C663992" w:rsidR="5721C0D0" w:rsidRPr="00A96C0B" w:rsidRDefault="2A792AB0" w:rsidP="55E9F482">
      <w:pPr>
        <w:pStyle w:val="UnidaviTexto-Espao15"/>
        <w:ind w:firstLine="708"/>
        <w:jc w:val="left"/>
      </w:pPr>
      <w:r w:rsidRPr="00A96C0B">
        <w:rPr>
          <w:b/>
          <w:bCs/>
          <w:sz w:val="20"/>
          <w:szCs w:val="20"/>
        </w:rPr>
        <w:lastRenderedPageBreak/>
        <w:t xml:space="preserve">Figura </w:t>
      </w:r>
      <w:r w:rsidR="00997846" w:rsidRPr="00A96C0B">
        <w:rPr>
          <w:b/>
          <w:bCs/>
          <w:sz w:val="20"/>
          <w:szCs w:val="20"/>
        </w:rPr>
        <w:t>21</w:t>
      </w:r>
      <w:r w:rsidRPr="00A96C0B">
        <w:rPr>
          <w:b/>
          <w:bCs/>
          <w:sz w:val="20"/>
          <w:szCs w:val="20"/>
        </w:rPr>
        <w:t xml:space="preserve"> - </w:t>
      </w:r>
      <w:r w:rsidR="0E35BEF0" w:rsidRPr="00A96C0B">
        <w:rPr>
          <w:b/>
          <w:bCs/>
          <w:sz w:val="20"/>
          <w:szCs w:val="20"/>
        </w:rPr>
        <w:t xml:space="preserve">Listagem de </w:t>
      </w:r>
      <w:r w:rsidR="00997846" w:rsidRPr="00A96C0B">
        <w:rPr>
          <w:b/>
          <w:bCs/>
          <w:sz w:val="20"/>
          <w:szCs w:val="20"/>
        </w:rPr>
        <w:t>C</w:t>
      </w:r>
      <w:r w:rsidR="0E35BEF0" w:rsidRPr="00A96C0B">
        <w:rPr>
          <w:b/>
          <w:bCs/>
          <w:sz w:val="20"/>
          <w:szCs w:val="20"/>
        </w:rPr>
        <w:t xml:space="preserve">ulturas </w:t>
      </w:r>
      <w:r w:rsidRPr="00A96C0B">
        <w:rPr>
          <w:b/>
          <w:bCs/>
          <w:sz w:val="20"/>
          <w:szCs w:val="20"/>
        </w:rPr>
        <w:t>(RF 11)</w:t>
      </w:r>
      <w:r w:rsidRPr="00A96C0B">
        <w:br/>
      </w:r>
      <w:r w:rsidRPr="00A96C0B">
        <w:tab/>
      </w:r>
      <w:r w:rsidR="513B3D5F" w:rsidRPr="00A96C0B">
        <w:rPr>
          <w:noProof/>
        </w:rPr>
        <w:drawing>
          <wp:inline distT="0" distB="0" distL="0" distR="0" wp14:anchorId="12F1B5D4" wp14:editId="7BC89E9D">
            <wp:extent cx="5276852" cy="1011396"/>
            <wp:effectExtent l="0" t="0" r="0" b="0"/>
            <wp:docPr id="283994525" name="Imagem 2839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39945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2" cy="1011396"/>
                    </a:xfrm>
                    <a:prstGeom prst="rect">
                      <a:avLst/>
                    </a:prstGeom>
                  </pic:spPr>
                </pic:pic>
              </a:graphicData>
            </a:graphic>
          </wp:inline>
        </w:drawing>
      </w:r>
    </w:p>
    <w:p w14:paraId="4F7A655E" w14:textId="668C227F" w:rsidR="5721C0D0" w:rsidRPr="00A96C0B" w:rsidRDefault="34C5B099" w:rsidP="4E544FCE">
      <w:pPr>
        <w:spacing w:after="160" w:line="259" w:lineRule="auto"/>
        <w:ind w:firstLine="708"/>
        <w:rPr>
          <w:sz w:val="20"/>
          <w:szCs w:val="20"/>
        </w:rPr>
      </w:pPr>
      <w:r w:rsidRPr="00A96C0B">
        <w:rPr>
          <w:sz w:val="20"/>
          <w:szCs w:val="20"/>
        </w:rPr>
        <w:t>Fonte: acervo do autor (2023).</w:t>
      </w:r>
    </w:p>
    <w:p w14:paraId="5D355D09" w14:textId="77777777" w:rsidR="003471BC" w:rsidRDefault="003471BC" w:rsidP="10A9246F">
      <w:pPr>
        <w:pStyle w:val="UnidaviTexto-Espao15"/>
      </w:pPr>
    </w:p>
    <w:p w14:paraId="7CA20985" w14:textId="5B72C67C" w:rsidR="5721C0D0" w:rsidRPr="00A96C0B" w:rsidRDefault="34C5B099" w:rsidP="10A9246F">
      <w:pPr>
        <w:pStyle w:val="UnidaviTexto-Espao15"/>
      </w:pPr>
      <w:r w:rsidRPr="00A96C0B">
        <w:t>Ao cadastrar uma nova cultura, será exibido o formulário com os campos Nome</w:t>
      </w:r>
      <w:r w:rsidR="7FA9067B" w:rsidRPr="00A96C0B">
        <w:t xml:space="preserve"> (obrigatório)</w:t>
      </w:r>
      <w:r w:rsidRPr="00A96C0B">
        <w:t>, Preço por Kg</w:t>
      </w:r>
      <w:r w:rsidR="2C233445" w:rsidRPr="00A96C0B">
        <w:t xml:space="preserve"> (obrigatório)</w:t>
      </w:r>
      <w:r w:rsidRPr="00A96C0B">
        <w:t xml:space="preserve"> e Observação, </w:t>
      </w:r>
      <w:r w:rsidR="51377A3B" w:rsidRPr="00A96C0B">
        <w:t xml:space="preserve">conforme Figura </w:t>
      </w:r>
      <w:r w:rsidR="00997846" w:rsidRPr="00A96C0B">
        <w:t>22</w:t>
      </w:r>
      <w:r w:rsidR="51377A3B" w:rsidRPr="00A96C0B">
        <w:t xml:space="preserve">, </w:t>
      </w:r>
      <w:r w:rsidRPr="00A96C0B">
        <w:t>sendo obrigatór</w:t>
      </w:r>
      <w:r w:rsidR="60BB04C0" w:rsidRPr="00A96C0B">
        <w:t>io apenas os dois primeiros</w:t>
      </w:r>
      <w:r w:rsidR="1616AFAC" w:rsidRPr="00A96C0B">
        <w:t xml:space="preserve"> campos</w:t>
      </w:r>
      <w:r w:rsidR="60BB04C0" w:rsidRPr="00A96C0B">
        <w:t>.</w:t>
      </w:r>
    </w:p>
    <w:p w14:paraId="0886DBE7" w14:textId="1D293A2F" w:rsidR="5721C0D0" w:rsidRPr="00A96C0B" w:rsidRDefault="5721C0D0" w:rsidP="10A9246F">
      <w:pPr>
        <w:pStyle w:val="UnidaviTexto-Espao15"/>
      </w:pPr>
    </w:p>
    <w:p w14:paraId="518681C9" w14:textId="09CEDF7C" w:rsidR="5721C0D0" w:rsidRPr="00A96C0B" w:rsidRDefault="5F808B84" w:rsidP="55E9F482">
      <w:pPr>
        <w:pStyle w:val="UnidaviTexto-Espao15"/>
        <w:ind w:firstLine="708"/>
        <w:jc w:val="left"/>
      </w:pPr>
      <w:r w:rsidRPr="00A96C0B">
        <w:rPr>
          <w:b/>
          <w:bCs/>
          <w:sz w:val="20"/>
          <w:szCs w:val="20"/>
        </w:rPr>
        <w:t xml:space="preserve">Figura </w:t>
      </w:r>
      <w:r w:rsidR="00997846" w:rsidRPr="00A96C0B">
        <w:rPr>
          <w:b/>
          <w:bCs/>
          <w:sz w:val="20"/>
          <w:szCs w:val="20"/>
        </w:rPr>
        <w:t>22</w:t>
      </w:r>
      <w:r w:rsidRPr="00A96C0B">
        <w:rPr>
          <w:b/>
          <w:bCs/>
          <w:sz w:val="20"/>
          <w:szCs w:val="20"/>
        </w:rPr>
        <w:t xml:space="preserve"> - Cadastro de </w:t>
      </w:r>
      <w:r w:rsidR="00997846" w:rsidRPr="00A96C0B">
        <w:rPr>
          <w:b/>
          <w:bCs/>
          <w:sz w:val="20"/>
          <w:szCs w:val="20"/>
        </w:rPr>
        <w:t>C</w:t>
      </w:r>
      <w:r w:rsidRPr="00A96C0B">
        <w:rPr>
          <w:b/>
          <w:bCs/>
          <w:sz w:val="20"/>
          <w:szCs w:val="20"/>
        </w:rPr>
        <w:t>ulturas (RF 11)</w:t>
      </w:r>
    </w:p>
    <w:p w14:paraId="45CA284C" w14:textId="764C7270" w:rsidR="5721C0D0" w:rsidRPr="00A96C0B" w:rsidRDefault="60BB04C0" w:rsidP="4E544FCE">
      <w:pPr>
        <w:pStyle w:val="UnidaviTexto-Espao15"/>
        <w:spacing w:after="160" w:line="259" w:lineRule="auto"/>
        <w:ind w:firstLine="708"/>
        <w:rPr>
          <w:sz w:val="20"/>
          <w:szCs w:val="20"/>
        </w:rPr>
      </w:pPr>
      <w:r w:rsidRPr="00A96C0B">
        <w:rPr>
          <w:noProof/>
        </w:rPr>
        <w:drawing>
          <wp:inline distT="0" distB="0" distL="0" distR="0" wp14:anchorId="5412002D" wp14:editId="26679EB7">
            <wp:extent cx="5248276" cy="1213664"/>
            <wp:effectExtent l="0" t="0" r="0" b="0"/>
            <wp:docPr id="553558600" name="Imagem 55355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3558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276" cy="1213664"/>
                    </a:xfrm>
                    <a:prstGeom prst="rect">
                      <a:avLst/>
                    </a:prstGeom>
                  </pic:spPr>
                </pic:pic>
              </a:graphicData>
            </a:graphic>
          </wp:inline>
        </w:drawing>
      </w:r>
      <w:r w:rsidR="613F36E2" w:rsidRPr="00A96C0B">
        <w:tab/>
      </w:r>
      <w:r w:rsidR="613F36E2" w:rsidRPr="00A96C0B">
        <w:rPr>
          <w:sz w:val="20"/>
          <w:szCs w:val="20"/>
        </w:rPr>
        <w:t>Fonte: acervo do autor (2023).</w:t>
      </w:r>
    </w:p>
    <w:p w14:paraId="1F0ECA0A" w14:textId="08AB2C77" w:rsidR="5721C0D0" w:rsidRPr="00A96C0B" w:rsidRDefault="5721C0D0" w:rsidP="5721C0D0">
      <w:pPr>
        <w:spacing w:after="160" w:line="259" w:lineRule="auto"/>
      </w:pPr>
    </w:p>
    <w:p w14:paraId="0DD8E8ED" w14:textId="15C86A81" w:rsidR="5721C0D0" w:rsidRPr="00A96C0B" w:rsidRDefault="2D46150E" w:rsidP="10A9246F">
      <w:pPr>
        <w:pStyle w:val="UnidaviTexto-Espao15"/>
      </w:pPr>
      <w:r w:rsidRPr="00A96C0B">
        <w:t>Na tela de Imóveis, serão listados os imóveis cadastrados no sistema, exibindo as colunas de Código, Nome, Matrícula, Área total (ha) e Ações</w:t>
      </w:r>
      <w:r w:rsidR="7AD48B6C" w:rsidRPr="00A96C0B">
        <w:t xml:space="preserve">, conforme a Figura </w:t>
      </w:r>
      <w:r w:rsidR="00997846" w:rsidRPr="00A96C0B">
        <w:t>23.</w:t>
      </w:r>
    </w:p>
    <w:p w14:paraId="382A2700" w14:textId="37E2CC67" w:rsidR="5721C0D0" w:rsidRPr="00A96C0B" w:rsidRDefault="5721C0D0" w:rsidP="5721C0D0">
      <w:pPr>
        <w:spacing w:after="160" w:line="259" w:lineRule="auto"/>
      </w:pPr>
    </w:p>
    <w:p w14:paraId="6428C1B0" w14:textId="5CD7C54B" w:rsidR="5721C0D0" w:rsidRPr="00A96C0B" w:rsidRDefault="2D46150E" w:rsidP="55E9F482">
      <w:pPr>
        <w:pStyle w:val="UnidaviTexto-Espao15"/>
        <w:ind w:firstLine="708"/>
        <w:jc w:val="left"/>
      </w:pPr>
      <w:r w:rsidRPr="00A96C0B">
        <w:rPr>
          <w:b/>
          <w:bCs/>
          <w:sz w:val="20"/>
          <w:szCs w:val="20"/>
        </w:rPr>
        <w:t xml:space="preserve">Figura </w:t>
      </w:r>
      <w:r w:rsidR="00997846" w:rsidRPr="00A96C0B">
        <w:rPr>
          <w:b/>
          <w:bCs/>
          <w:sz w:val="20"/>
          <w:szCs w:val="20"/>
        </w:rPr>
        <w:t>23</w:t>
      </w:r>
      <w:r w:rsidRPr="00A96C0B">
        <w:rPr>
          <w:b/>
          <w:bCs/>
          <w:sz w:val="20"/>
          <w:szCs w:val="20"/>
        </w:rPr>
        <w:t xml:space="preserve"> - Listagem de </w:t>
      </w:r>
      <w:r w:rsidR="00997846" w:rsidRPr="00A96C0B">
        <w:rPr>
          <w:b/>
          <w:bCs/>
          <w:sz w:val="20"/>
          <w:szCs w:val="20"/>
        </w:rPr>
        <w:t>I</w:t>
      </w:r>
      <w:r w:rsidRPr="00A96C0B">
        <w:rPr>
          <w:b/>
          <w:bCs/>
          <w:sz w:val="20"/>
          <w:szCs w:val="20"/>
        </w:rPr>
        <w:t>móveis (RF 13)</w:t>
      </w:r>
    </w:p>
    <w:p w14:paraId="125E9D1D" w14:textId="38CF5933" w:rsidR="5721C0D0" w:rsidRPr="00A96C0B" w:rsidRDefault="2D46150E" w:rsidP="4E544FCE">
      <w:pPr>
        <w:spacing w:after="160" w:line="259" w:lineRule="auto"/>
        <w:ind w:firstLine="708"/>
        <w:rPr>
          <w:sz w:val="20"/>
          <w:szCs w:val="20"/>
        </w:rPr>
      </w:pPr>
      <w:r w:rsidRPr="00A96C0B">
        <w:rPr>
          <w:noProof/>
          <w:lang w:eastAsia="pt-BR"/>
        </w:rPr>
        <w:drawing>
          <wp:inline distT="0" distB="0" distL="0" distR="0" wp14:anchorId="4A4E9E4D" wp14:editId="709D2040">
            <wp:extent cx="5286374" cy="1057275"/>
            <wp:effectExtent l="0" t="0" r="0" b="0"/>
            <wp:docPr id="1627833027" name="Imagem 162783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78330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6374" cy="1057275"/>
                    </a:xfrm>
                    <a:prstGeom prst="rect">
                      <a:avLst/>
                    </a:prstGeom>
                  </pic:spPr>
                </pic:pic>
              </a:graphicData>
            </a:graphic>
          </wp:inline>
        </w:drawing>
      </w:r>
      <w:r w:rsidRPr="00A96C0B">
        <w:tab/>
      </w:r>
      <w:r w:rsidRPr="00A96C0B">
        <w:rPr>
          <w:sz w:val="20"/>
          <w:szCs w:val="20"/>
        </w:rPr>
        <w:t>Fonte: acervo do autor (2023).</w:t>
      </w:r>
    </w:p>
    <w:p w14:paraId="14395DF4" w14:textId="1E9F659D" w:rsidR="5721C0D0" w:rsidRPr="00A96C0B" w:rsidRDefault="5721C0D0" w:rsidP="5721C0D0">
      <w:pPr>
        <w:spacing w:after="160" w:line="259" w:lineRule="auto"/>
      </w:pPr>
    </w:p>
    <w:p w14:paraId="7BD4052D" w14:textId="3C10961B" w:rsidR="5721C0D0" w:rsidRPr="00A96C0B" w:rsidRDefault="2D46150E" w:rsidP="10A9246F">
      <w:pPr>
        <w:pStyle w:val="UnidaviTexto-Espao15"/>
      </w:pPr>
      <w:r w:rsidRPr="00A96C0B">
        <w:t xml:space="preserve">Ao cadastrar um novo imóvel será </w:t>
      </w:r>
      <w:r w:rsidR="0C2BFEA6" w:rsidRPr="00A96C0B">
        <w:t xml:space="preserve">aberto </w:t>
      </w:r>
      <w:r w:rsidRPr="00A96C0B">
        <w:t>o formulário com os campos Nome</w:t>
      </w:r>
      <w:r w:rsidR="573671FE" w:rsidRPr="00A96C0B">
        <w:t xml:space="preserve"> (obrigatório)</w:t>
      </w:r>
      <w:r w:rsidRPr="00A96C0B">
        <w:t>, Área total</w:t>
      </w:r>
      <w:r w:rsidR="417BD023" w:rsidRPr="00A96C0B">
        <w:t xml:space="preserve"> (obrigatório)</w:t>
      </w:r>
      <w:r w:rsidRPr="00A96C0B">
        <w:t>, Área agrícola, Área de pastagem, Arquivo KML</w:t>
      </w:r>
      <w:r w:rsidR="33CB7E9C" w:rsidRPr="00A96C0B">
        <w:t>, Proprietário</w:t>
      </w:r>
      <w:r w:rsidR="15DADAAF" w:rsidRPr="00A96C0B">
        <w:t xml:space="preserve"> (obrigatório)</w:t>
      </w:r>
      <w:r w:rsidR="33CB7E9C" w:rsidRPr="00A96C0B">
        <w:t>, Cidade</w:t>
      </w:r>
      <w:r w:rsidR="14035819" w:rsidRPr="00A96C0B">
        <w:t xml:space="preserve"> (obrigatório)</w:t>
      </w:r>
      <w:r w:rsidR="33CB7E9C" w:rsidRPr="00A96C0B">
        <w:t>, Matrícula</w:t>
      </w:r>
      <w:r w:rsidR="2FC092D2" w:rsidRPr="00A96C0B">
        <w:t xml:space="preserve"> (obrigatório)</w:t>
      </w:r>
      <w:r w:rsidR="33CB7E9C" w:rsidRPr="00A96C0B">
        <w:t>, Latitude, Longitude, Roteiro de acesso</w:t>
      </w:r>
      <w:r w:rsidR="2E98A25D" w:rsidRPr="00A96C0B">
        <w:t xml:space="preserve"> (obrigatório)</w:t>
      </w:r>
      <w:r w:rsidR="33CB7E9C" w:rsidRPr="00A96C0B">
        <w:t xml:space="preserve"> e Observação</w:t>
      </w:r>
      <w:r w:rsidR="61B50175" w:rsidRPr="00A96C0B">
        <w:t xml:space="preserve">, conforme a Figura </w:t>
      </w:r>
      <w:r w:rsidR="00997846" w:rsidRPr="00A96C0B">
        <w:t>24</w:t>
      </w:r>
      <w:r w:rsidR="33CB7E9C" w:rsidRPr="00A96C0B">
        <w:t>.</w:t>
      </w:r>
      <w:r w:rsidR="6C8DFF8B" w:rsidRPr="00A96C0B">
        <w:t xml:space="preserve"> O </w:t>
      </w:r>
      <w:r w:rsidR="58296CCA" w:rsidRPr="00A96C0B">
        <w:t>P</w:t>
      </w:r>
      <w:r w:rsidR="6C8DFF8B" w:rsidRPr="00A96C0B">
        <w:t>roprietário é referente a um registro de Pessoa da base, logo sendo necessário seu</w:t>
      </w:r>
      <w:r w:rsidR="0E68D9D5" w:rsidRPr="00A96C0B">
        <w:t xml:space="preserve"> cadastro completo.</w:t>
      </w:r>
    </w:p>
    <w:p w14:paraId="27F849BA" w14:textId="34BEC944" w:rsidR="5721C0D0" w:rsidRPr="00A96C0B" w:rsidRDefault="5721C0D0" w:rsidP="5721C0D0">
      <w:pPr>
        <w:spacing w:after="160" w:line="259" w:lineRule="auto"/>
      </w:pPr>
    </w:p>
    <w:p w14:paraId="6536EA78" w14:textId="0FE8D8C8" w:rsidR="5721C0D0" w:rsidRPr="00A96C0B" w:rsidRDefault="7BE41A68" w:rsidP="55E9F482">
      <w:pPr>
        <w:pStyle w:val="UnidaviTexto-Espao15"/>
        <w:ind w:firstLine="708"/>
        <w:jc w:val="left"/>
      </w:pPr>
      <w:r w:rsidRPr="00A96C0B">
        <w:rPr>
          <w:b/>
          <w:bCs/>
          <w:sz w:val="20"/>
          <w:szCs w:val="20"/>
        </w:rPr>
        <w:t xml:space="preserve">Figura </w:t>
      </w:r>
      <w:r w:rsidR="00997846" w:rsidRPr="00A96C0B">
        <w:rPr>
          <w:b/>
          <w:bCs/>
          <w:sz w:val="20"/>
          <w:szCs w:val="20"/>
        </w:rPr>
        <w:t>24</w:t>
      </w:r>
      <w:r w:rsidRPr="00A96C0B">
        <w:rPr>
          <w:b/>
          <w:bCs/>
          <w:sz w:val="20"/>
          <w:szCs w:val="20"/>
        </w:rPr>
        <w:t xml:space="preserve"> – Cadastro de </w:t>
      </w:r>
      <w:r w:rsidR="00997846" w:rsidRPr="00A96C0B">
        <w:rPr>
          <w:b/>
          <w:bCs/>
          <w:sz w:val="20"/>
          <w:szCs w:val="20"/>
        </w:rPr>
        <w:t>I</w:t>
      </w:r>
      <w:r w:rsidRPr="00A96C0B">
        <w:rPr>
          <w:b/>
          <w:bCs/>
          <w:sz w:val="20"/>
          <w:szCs w:val="20"/>
        </w:rPr>
        <w:t>móvel (RF 13)</w:t>
      </w:r>
    </w:p>
    <w:p w14:paraId="1F4B0C51" w14:textId="7D7F39F7" w:rsidR="5721C0D0" w:rsidRPr="00A96C0B" w:rsidRDefault="5E863D2D" w:rsidP="4E544FCE">
      <w:pPr>
        <w:spacing w:after="160" w:line="259" w:lineRule="auto"/>
        <w:ind w:firstLine="708"/>
        <w:rPr>
          <w:sz w:val="20"/>
          <w:szCs w:val="20"/>
        </w:rPr>
      </w:pPr>
      <w:r w:rsidRPr="00A96C0B">
        <w:rPr>
          <w:noProof/>
          <w:lang w:eastAsia="pt-BR"/>
        </w:rPr>
        <w:drawing>
          <wp:inline distT="0" distB="0" distL="0" distR="0" wp14:anchorId="5ABF0DAF" wp14:editId="2E7EF320">
            <wp:extent cx="5279570" cy="1847850"/>
            <wp:effectExtent l="0" t="0" r="0" b="0"/>
            <wp:docPr id="1334652059" name="Imagem 133465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34652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9570" cy="1847850"/>
                    </a:xfrm>
                    <a:prstGeom prst="rect">
                      <a:avLst/>
                    </a:prstGeom>
                  </pic:spPr>
                </pic:pic>
              </a:graphicData>
            </a:graphic>
          </wp:inline>
        </w:drawing>
      </w:r>
      <w:r w:rsidR="41C9FEBA" w:rsidRPr="00A96C0B">
        <w:tab/>
      </w:r>
      <w:r w:rsidR="41C9FEBA" w:rsidRPr="00A96C0B">
        <w:rPr>
          <w:sz w:val="20"/>
          <w:szCs w:val="20"/>
        </w:rPr>
        <w:t>Fonte: acervo do autor (2023).</w:t>
      </w:r>
    </w:p>
    <w:p w14:paraId="53CA7D10" w14:textId="2D4D6B0C" w:rsidR="5721C0D0" w:rsidRPr="00A96C0B" w:rsidRDefault="5721C0D0" w:rsidP="10A9246F">
      <w:pPr>
        <w:spacing w:after="160" w:line="259" w:lineRule="auto"/>
        <w:rPr>
          <w:sz w:val="20"/>
          <w:szCs w:val="20"/>
        </w:rPr>
      </w:pPr>
    </w:p>
    <w:p w14:paraId="408716A9" w14:textId="30C36992" w:rsidR="5721C0D0" w:rsidRPr="00A96C0B" w:rsidRDefault="3DB1CABB" w:rsidP="00C224DB">
      <w:pPr>
        <w:pStyle w:val="UnidaviTexto-Espao15"/>
      </w:pPr>
      <w:r w:rsidRPr="00A96C0B">
        <w:t>O botão de Documentações ficará disponível assim que o registro for cadastrado, e terá a mesma funcionalidade do botão presente no detalhe de pessoas, conforme foi definido no RF 10.</w:t>
      </w:r>
    </w:p>
    <w:p w14:paraId="0765EC90" w14:textId="0710A18E" w:rsidR="5721C0D0" w:rsidRPr="00A96C0B" w:rsidRDefault="5F357698" w:rsidP="004A15D3">
      <w:pPr>
        <w:pStyle w:val="UnidaviTexto-Espao15"/>
        <w:spacing w:after="160"/>
      </w:pPr>
      <w:r w:rsidRPr="00A96C0B">
        <w:t>Na tela de Usuários, serão listados os usuários cadastrados no sistema, exibindo as colunas de Código, Email e Ações</w:t>
      </w:r>
      <w:r w:rsidR="00997846" w:rsidRPr="00A96C0B">
        <w:t>, exemplificado na Figura 25</w:t>
      </w:r>
      <w:r w:rsidRPr="00A96C0B">
        <w:t>.</w:t>
      </w:r>
    </w:p>
    <w:p w14:paraId="45ACDA83" w14:textId="340B8DA2" w:rsidR="5721C0D0" w:rsidRPr="00A96C0B" w:rsidRDefault="5721C0D0" w:rsidP="00C224DB">
      <w:pPr>
        <w:pStyle w:val="UnidaviTexto-Espao15"/>
        <w:ind w:firstLine="0"/>
        <w:rPr>
          <w:b/>
          <w:bCs/>
          <w:sz w:val="20"/>
          <w:szCs w:val="20"/>
        </w:rPr>
      </w:pPr>
    </w:p>
    <w:p w14:paraId="61107755" w14:textId="5C961E43" w:rsidR="5721C0D0" w:rsidRPr="00A96C0B" w:rsidRDefault="661510B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25</w:t>
      </w:r>
      <w:r w:rsidRPr="00A96C0B">
        <w:rPr>
          <w:b/>
          <w:bCs/>
          <w:sz w:val="20"/>
          <w:szCs w:val="20"/>
        </w:rPr>
        <w:t xml:space="preserve"> – Listagem de </w:t>
      </w:r>
      <w:r w:rsidR="00997846" w:rsidRPr="00A96C0B">
        <w:rPr>
          <w:b/>
          <w:bCs/>
          <w:sz w:val="20"/>
          <w:szCs w:val="20"/>
        </w:rPr>
        <w:t>U</w:t>
      </w:r>
      <w:r w:rsidRPr="00A96C0B">
        <w:rPr>
          <w:b/>
          <w:bCs/>
          <w:sz w:val="20"/>
          <w:szCs w:val="20"/>
        </w:rPr>
        <w:t xml:space="preserve">suários (RF </w:t>
      </w:r>
      <w:r w:rsidR="0D2629D0" w:rsidRPr="00A96C0B">
        <w:rPr>
          <w:b/>
          <w:bCs/>
          <w:sz w:val="20"/>
          <w:szCs w:val="20"/>
        </w:rPr>
        <w:t>04</w:t>
      </w:r>
      <w:r w:rsidRPr="00A96C0B">
        <w:rPr>
          <w:b/>
          <w:bCs/>
          <w:sz w:val="20"/>
          <w:szCs w:val="20"/>
        </w:rPr>
        <w:t>)</w:t>
      </w:r>
    </w:p>
    <w:p w14:paraId="2691AAD5" w14:textId="2F142FC6" w:rsidR="0206B8CC" w:rsidRPr="00A96C0B" w:rsidRDefault="1C8C2E53" w:rsidP="4E544FCE">
      <w:pPr>
        <w:spacing w:after="160" w:line="259" w:lineRule="auto"/>
        <w:ind w:firstLine="708"/>
        <w:rPr>
          <w:sz w:val="20"/>
          <w:szCs w:val="20"/>
        </w:rPr>
      </w:pPr>
      <w:r w:rsidRPr="00A96C0B">
        <w:rPr>
          <w:noProof/>
          <w:lang w:eastAsia="pt-BR"/>
        </w:rPr>
        <w:drawing>
          <wp:inline distT="0" distB="0" distL="0" distR="0" wp14:anchorId="04A07EAF" wp14:editId="107B98AF">
            <wp:extent cx="5244914" cy="928787"/>
            <wp:effectExtent l="0" t="0" r="0" b="0"/>
            <wp:docPr id="1030636813" name="Imagem 103063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06368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4914" cy="928787"/>
                    </a:xfrm>
                    <a:prstGeom prst="rect">
                      <a:avLst/>
                    </a:prstGeom>
                  </pic:spPr>
                </pic:pic>
              </a:graphicData>
            </a:graphic>
          </wp:inline>
        </w:drawing>
      </w:r>
      <w:r w:rsidR="0206B8CC" w:rsidRPr="00A96C0B">
        <w:tab/>
      </w:r>
      <w:r w:rsidR="0206B8CC" w:rsidRPr="00A96C0B">
        <w:rPr>
          <w:sz w:val="20"/>
          <w:szCs w:val="20"/>
        </w:rPr>
        <w:t>Fonte: acervo do autor (2023).</w:t>
      </w:r>
    </w:p>
    <w:p w14:paraId="76F5CAAE" w14:textId="5FCA1ED9" w:rsidR="10A9246F" w:rsidRPr="00A96C0B" w:rsidRDefault="10A9246F" w:rsidP="10A9246F">
      <w:pPr>
        <w:rPr>
          <w:sz w:val="20"/>
          <w:szCs w:val="20"/>
        </w:rPr>
      </w:pPr>
    </w:p>
    <w:p w14:paraId="385469E5" w14:textId="6D8F2528" w:rsidR="53025A01" w:rsidRPr="00A96C0B" w:rsidRDefault="53025A01" w:rsidP="10A9246F">
      <w:pPr>
        <w:pStyle w:val="UnidaviTexto-Espao15"/>
      </w:pPr>
      <w:r w:rsidRPr="00A96C0B">
        <w:t xml:space="preserve">Ao cadastrar um novo usuário deverá ser informado o seu </w:t>
      </w:r>
      <w:r w:rsidR="41F71C16" w:rsidRPr="00A96C0B">
        <w:t>Email</w:t>
      </w:r>
      <w:r w:rsidR="740A7C0D" w:rsidRPr="00A96C0B">
        <w:t xml:space="preserve"> (obrigatório)</w:t>
      </w:r>
      <w:r w:rsidRPr="00A96C0B">
        <w:t xml:space="preserve">, </w:t>
      </w:r>
      <w:r w:rsidR="3C00B849" w:rsidRPr="00A96C0B">
        <w:t xml:space="preserve">Senha </w:t>
      </w:r>
      <w:r w:rsidR="22696E8F" w:rsidRPr="00A96C0B">
        <w:t>(obrigatório)</w:t>
      </w:r>
      <w:r w:rsidRPr="00A96C0B">
        <w:t xml:space="preserve"> e a </w:t>
      </w:r>
      <w:r w:rsidR="09D7A31B" w:rsidRPr="00A96C0B">
        <w:t>C</w:t>
      </w:r>
      <w:r w:rsidRPr="00A96C0B">
        <w:t>onfirmação da senha</w:t>
      </w:r>
      <w:r w:rsidR="7307EED5" w:rsidRPr="00A96C0B">
        <w:t xml:space="preserve"> (obrigatório)</w:t>
      </w:r>
      <w:r w:rsidRPr="00A96C0B">
        <w:t xml:space="preserve">, conforme Figura </w:t>
      </w:r>
      <w:r w:rsidR="00997846" w:rsidRPr="00A96C0B">
        <w:t>26</w:t>
      </w:r>
      <w:r w:rsidRPr="00A96C0B">
        <w:t>.</w:t>
      </w:r>
    </w:p>
    <w:p w14:paraId="4301E773" w14:textId="62252001" w:rsidR="10A9246F" w:rsidRPr="00A96C0B" w:rsidRDefault="10A9246F" w:rsidP="10A9246F">
      <w:pPr>
        <w:pStyle w:val="UnidaviTexto-Espao15"/>
      </w:pPr>
    </w:p>
    <w:p w14:paraId="11E98160" w14:textId="1EA48D7A" w:rsidR="7D2CCE62" w:rsidRPr="00A96C0B" w:rsidRDefault="7D2CCE62"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26</w:t>
      </w:r>
      <w:r w:rsidRPr="00A96C0B">
        <w:rPr>
          <w:b/>
          <w:bCs/>
          <w:sz w:val="20"/>
          <w:szCs w:val="20"/>
        </w:rPr>
        <w:t xml:space="preserve"> – Cadastro de </w:t>
      </w:r>
      <w:r w:rsidR="00997846" w:rsidRPr="00A96C0B">
        <w:rPr>
          <w:b/>
          <w:bCs/>
          <w:sz w:val="20"/>
          <w:szCs w:val="20"/>
        </w:rPr>
        <w:t>U</w:t>
      </w:r>
      <w:r w:rsidRPr="00A96C0B">
        <w:rPr>
          <w:b/>
          <w:bCs/>
          <w:sz w:val="20"/>
          <w:szCs w:val="20"/>
        </w:rPr>
        <w:t xml:space="preserve">suário (RF </w:t>
      </w:r>
      <w:r w:rsidR="2527F573" w:rsidRPr="00A96C0B">
        <w:rPr>
          <w:b/>
          <w:bCs/>
          <w:sz w:val="20"/>
          <w:szCs w:val="20"/>
        </w:rPr>
        <w:t>04</w:t>
      </w:r>
      <w:r w:rsidRPr="00A96C0B">
        <w:rPr>
          <w:b/>
          <w:bCs/>
          <w:sz w:val="20"/>
          <w:szCs w:val="20"/>
        </w:rPr>
        <w:t>)</w:t>
      </w:r>
    </w:p>
    <w:p w14:paraId="257D2D38" w14:textId="69C6B53D" w:rsidR="7D2CCE62" w:rsidRPr="00A96C0B" w:rsidRDefault="7D2CCE62" w:rsidP="4E544FCE">
      <w:pPr>
        <w:pStyle w:val="UnidaviTexto-Espao15"/>
        <w:ind w:firstLine="708"/>
        <w:rPr>
          <w:sz w:val="20"/>
          <w:szCs w:val="20"/>
        </w:rPr>
      </w:pPr>
      <w:r w:rsidRPr="00A96C0B">
        <w:rPr>
          <w:noProof/>
        </w:rPr>
        <w:drawing>
          <wp:inline distT="0" distB="0" distL="0" distR="0" wp14:anchorId="50F1A255" wp14:editId="60D3A58F">
            <wp:extent cx="5336444" cy="1256288"/>
            <wp:effectExtent l="0" t="0" r="0" b="0"/>
            <wp:docPr id="124722869" name="Imagem 12472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722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6444" cy="1256288"/>
                    </a:xfrm>
                    <a:prstGeom prst="rect">
                      <a:avLst/>
                    </a:prstGeom>
                  </pic:spPr>
                </pic:pic>
              </a:graphicData>
            </a:graphic>
          </wp:inline>
        </w:drawing>
      </w:r>
      <w:r w:rsidRPr="00A96C0B">
        <w:tab/>
      </w:r>
      <w:r w:rsidRPr="00A96C0B">
        <w:rPr>
          <w:sz w:val="20"/>
          <w:szCs w:val="20"/>
        </w:rPr>
        <w:t>Fonte: acervo do autor (2023).</w:t>
      </w:r>
    </w:p>
    <w:p w14:paraId="3E61E5F0" w14:textId="4989E4C6" w:rsidR="10A9246F" w:rsidRPr="00A96C0B" w:rsidRDefault="10A9246F" w:rsidP="10A9246F">
      <w:pPr>
        <w:pStyle w:val="UnidaviTexto-Espao15"/>
        <w:ind w:firstLine="0"/>
      </w:pPr>
    </w:p>
    <w:p w14:paraId="571E3666" w14:textId="652E721C" w:rsidR="7D2CCE62" w:rsidRPr="00A96C0B" w:rsidRDefault="7D2CCE62" w:rsidP="10A9246F">
      <w:pPr>
        <w:pStyle w:val="UnidaviTexto-Espao15"/>
      </w:pPr>
      <w:r w:rsidRPr="00A96C0B">
        <w:t xml:space="preserve">Após cadastrar um usuário, ficará habilitado o botão Permissões, onde poderá ser acessado a tela de Permissões do usuário, conforme a Figura </w:t>
      </w:r>
      <w:r w:rsidR="00997846" w:rsidRPr="00A96C0B">
        <w:t>27</w:t>
      </w:r>
      <w:r w:rsidRPr="00A96C0B">
        <w:t>. Nesta tela serão exibidas as colunas</w:t>
      </w:r>
      <w:r w:rsidR="4E81449E" w:rsidRPr="00A96C0B">
        <w:t xml:space="preserve"> Tipo, Valor e Ações.</w:t>
      </w:r>
    </w:p>
    <w:p w14:paraId="565E34AC" w14:textId="075266B5" w:rsidR="10A9246F" w:rsidRPr="00A96C0B" w:rsidRDefault="10A9246F" w:rsidP="10A9246F">
      <w:pPr>
        <w:pStyle w:val="UnidaviTexto-Espao15"/>
        <w:ind w:firstLine="0"/>
        <w:rPr>
          <w:b/>
          <w:bCs/>
          <w:sz w:val="20"/>
          <w:szCs w:val="20"/>
        </w:rPr>
      </w:pPr>
    </w:p>
    <w:p w14:paraId="55AFF521" w14:textId="1654A97B" w:rsidR="4E81449E" w:rsidRPr="00A96C0B" w:rsidRDefault="4E81449E" w:rsidP="55E9F482">
      <w:pPr>
        <w:pStyle w:val="UnidaviTexto-Espao15"/>
        <w:ind w:firstLine="708"/>
        <w:jc w:val="left"/>
      </w:pPr>
      <w:r w:rsidRPr="00A96C0B">
        <w:rPr>
          <w:b/>
          <w:bCs/>
          <w:sz w:val="20"/>
          <w:szCs w:val="20"/>
        </w:rPr>
        <w:t xml:space="preserve">Figura </w:t>
      </w:r>
      <w:r w:rsidR="00997846" w:rsidRPr="00A96C0B">
        <w:rPr>
          <w:b/>
          <w:bCs/>
          <w:sz w:val="20"/>
          <w:szCs w:val="20"/>
        </w:rPr>
        <w:t>27</w:t>
      </w:r>
      <w:r w:rsidRPr="00A96C0B">
        <w:rPr>
          <w:b/>
          <w:bCs/>
          <w:sz w:val="20"/>
          <w:szCs w:val="20"/>
        </w:rPr>
        <w:t xml:space="preserve"> – Listagem de </w:t>
      </w:r>
      <w:r w:rsidR="00997846" w:rsidRPr="00A96C0B">
        <w:rPr>
          <w:b/>
          <w:bCs/>
          <w:sz w:val="20"/>
          <w:szCs w:val="20"/>
        </w:rPr>
        <w:t>P</w:t>
      </w:r>
      <w:r w:rsidRPr="00A96C0B">
        <w:rPr>
          <w:b/>
          <w:bCs/>
          <w:sz w:val="20"/>
          <w:szCs w:val="20"/>
        </w:rPr>
        <w:t xml:space="preserve">ermissões de </w:t>
      </w:r>
      <w:r w:rsidR="00997846" w:rsidRPr="00A96C0B">
        <w:rPr>
          <w:b/>
          <w:bCs/>
          <w:sz w:val="20"/>
          <w:szCs w:val="20"/>
        </w:rPr>
        <w:t>U</w:t>
      </w:r>
      <w:r w:rsidRPr="00A96C0B">
        <w:rPr>
          <w:b/>
          <w:bCs/>
          <w:sz w:val="20"/>
          <w:szCs w:val="20"/>
        </w:rPr>
        <w:t>suário (RF 1</w:t>
      </w:r>
      <w:r w:rsidR="21A86807" w:rsidRPr="00A96C0B">
        <w:rPr>
          <w:b/>
          <w:bCs/>
          <w:sz w:val="20"/>
          <w:szCs w:val="20"/>
        </w:rPr>
        <w:t>4</w:t>
      </w:r>
      <w:r w:rsidRPr="00A96C0B">
        <w:rPr>
          <w:b/>
          <w:bCs/>
          <w:sz w:val="20"/>
          <w:szCs w:val="20"/>
        </w:rPr>
        <w:t>)</w:t>
      </w:r>
    </w:p>
    <w:p w14:paraId="222E7A14" w14:textId="3D1179D7" w:rsidR="4E81449E" w:rsidRPr="00A96C0B" w:rsidRDefault="29CB8464" w:rsidP="4E544FCE">
      <w:pPr>
        <w:pStyle w:val="UnidaviTexto-Espao15"/>
        <w:ind w:firstLine="708"/>
        <w:rPr>
          <w:sz w:val="20"/>
          <w:szCs w:val="20"/>
        </w:rPr>
      </w:pPr>
      <w:r w:rsidRPr="00A96C0B">
        <w:rPr>
          <w:noProof/>
        </w:rPr>
        <w:drawing>
          <wp:inline distT="0" distB="0" distL="0" distR="0" wp14:anchorId="52A68661" wp14:editId="73AAF674">
            <wp:extent cx="5319315" cy="2249627"/>
            <wp:effectExtent l="0" t="0" r="0" b="0"/>
            <wp:docPr id="1572423328" name="Imagem 1572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24233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9315" cy="2249627"/>
                    </a:xfrm>
                    <a:prstGeom prst="rect">
                      <a:avLst/>
                    </a:prstGeom>
                  </pic:spPr>
                </pic:pic>
              </a:graphicData>
            </a:graphic>
          </wp:inline>
        </w:drawing>
      </w:r>
      <w:r w:rsidR="4E81449E" w:rsidRPr="00A96C0B">
        <w:tab/>
      </w:r>
      <w:r w:rsidR="4E81449E" w:rsidRPr="00A96C0B">
        <w:rPr>
          <w:sz w:val="20"/>
          <w:szCs w:val="20"/>
        </w:rPr>
        <w:t>Fonte: acervo do autor (2023).</w:t>
      </w:r>
    </w:p>
    <w:p w14:paraId="051E97C0" w14:textId="4C04DF40" w:rsidR="10A9246F" w:rsidRPr="00A96C0B" w:rsidRDefault="10A9246F" w:rsidP="10A9246F">
      <w:pPr>
        <w:pStyle w:val="UnidaviTexto-Espao15"/>
      </w:pPr>
    </w:p>
    <w:p w14:paraId="15FDC30F" w14:textId="1685F646" w:rsidR="5445983B" w:rsidRPr="00A96C0B" w:rsidRDefault="5445983B" w:rsidP="10A9246F">
      <w:pPr>
        <w:pStyle w:val="UnidaviTexto-Espao15"/>
      </w:pPr>
      <w:r w:rsidRPr="00A96C0B">
        <w:t xml:space="preserve">As permissões são geradas automaticamente ao cadastra um novo usuário, portanto não podem ser inclusas, apenas alterado seu valor, conforme Figura </w:t>
      </w:r>
      <w:r w:rsidR="00997846" w:rsidRPr="00A96C0B">
        <w:t>28</w:t>
      </w:r>
      <w:r w:rsidRPr="00A96C0B">
        <w:t xml:space="preserve">. Assim ao alterar uma permissão será </w:t>
      </w:r>
      <w:r w:rsidR="61A37597" w:rsidRPr="00A96C0B">
        <w:t>apresentado os campos Usuário</w:t>
      </w:r>
      <w:r w:rsidR="2A582196" w:rsidRPr="00A96C0B">
        <w:t xml:space="preserve"> (leitura apenas)</w:t>
      </w:r>
      <w:r w:rsidR="61A37597" w:rsidRPr="00A96C0B">
        <w:t>, Tipo</w:t>
      </w:r>
      <w:r w:rsidR="15CC5658" w:rsidRPr="00A96C0B">
        <w:t xml:space="preserve"> (leitura apenas)</w:t>
      </w:r>
      <w:r w:rsidR="61A37597" w:rsidRPr="00A96C0B">
        <w:t xml:space="preserve"> e as opções Editar, Excluir, Processar e Visualizar, sendo necessário apenas marcar as opç</w:t>
      </w:r>
      <w:r w:rsidR="65D0D822" w:rsidRPr="00A96C0B">
        <w:t>ões referentes a permissão que aquele usuário pode ter</w:t>
      </w:r>
      <w:r w:rsidRPr="00A96C0B">
        <w:t>.</w:t>
      </w:r>
    </w:p>
    <w:p w14:paraId="3DA27BC2" w14:textId="30948F65" w:rsidR="10A9246F" w:rsidRPr="00A96C0B" w:rsidRDefault="10A9246F" w:rsidP="10A9246F">
      <w:pPr>
        <w:pStyle w:val="UnidaviTexto-Espao15"/>
      </w:pPr>
    </w:p>
    <w:p w14:paraId="1EC0B771" w14:textId="4062B837" w:rsidR="2A2DB762" w:rsidRPr="00A96C0B" w:rsidRDefault="2A2DB762" w:rsidP="4E544FCE">
      <w:pPr>
        <w:pStyle w:val="UnidaviTexto-Espao15"/>
        <w:ind w:firstLine="708"/>
      </w:pPr>
      <w:r w:rsidRPr="00A96C0B">
        <w:rPr>
          <w:b/>
          <w:bCs/>
          <w:sz w:val="20"/>
          <w:szCs w:val="20"/>
        </w:rPr>
        <w:t xml:space="preserve">Figura </w:t>
      </w:r>
      <w:r w:rsidR="00997846" w:rsidRPr="00A96C0B">
        <w:rPr>
          <w:b/>
          <w:bCs/>
          <w:sz w:val="20"/>
          <w:szCs w:val="20"/>
        </w:rPr>
        <w:t>28</w:t>
      </w:r>
      <w:r w:rsidRPr="00A96C0B">
        <w:rPr>
          <w:b/>
          <w:bCs/>
          <w:sz w:val="20"/>
          <w:szCs w:val="20"/>
        </w:rPr>
        <w:t xml:space="preserve"> – Cadastro de </w:t>
      </w:r>
      <w:r w:rsidR="00997846" w:rsidRPr="00A96C0B">
        <w:rPr>
          <w:b/>
          <w:bCs/>
          <w:sz w:val="20"/>
          <w:szCs w:val="20"/>
        </w:rPr>
        <w:t>P</w:t>
      </w:r>
      <w:r w:rsidRPr="00A96C0B">
        <w:rPr>
          <w:b/>
          <w:bCs/>
          <w:sz w:val="20"/>
          <w:szCs w:val="20"/>
        </w:rPr>
        <w:t xml:space="preserve">ermissão de </w:t>
      </w:r>
      <w:r w:rsidR="00997846" w:rsidRPr="00A96C0B">
        <w:rPr>
          <w:b/>
          <w:bCs/>
          <w:sz w:val="20"/>
          <w:szCs w:val="20"/>
        </w:rPr>
        <w:t>U</w:t>
      </w:r>
      <w:r w:rsidRPr="00A96C0B">
        <w:rPr>
          <w:b/>
          <w:bCs/>
          <w:sz w:val="20"/>
          <w:szCs w:val="20"/>
        </w:rPr>
        <w:t>suário (RF 14)</w:t>
      </w:r>
    </w:p>
    <w:p w14:paraId="26612638" w14:textId="29825DCA" w:rsidR="2A2DB762" w:rsidRPr="00A96C0B" w:rsidRDefault="2A2DB762" w:rsidP="4E544FCE">
      <w:pPr>
        <w:pStyle w:val="UnidaviTexto-Espao15"/>
        <w:ind w:firstLine="708"/>
        <w:rPr>
          <w:sz w:val="20"/>
          <w:szCs w:val="20"/>
        </w:rPr>
      </w:pPr>
      <w:r w:rsidRPr="00A96C0B">
        <w:rPr>
          <w:noProof/>
        </w:rPr>
        <w:drawing>
          <wp:inline distT="0" distB="0" distL="0" distR="0" wp14:anchorId="445015C8" wp14:editId="1028E7DB">
            <wp:extent cx="5391150" cy="1201778"/>
            <wp:effectExtent l="0" t="0" r="0" b="0"/>
            <wp:docPr id="1976732319" name="Imagem 197673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67323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1150" cy="1201778"/>
                    </a:xfrm>
                    <a:prstGeom prst="rect">
                      <a:avLst/>
                    </a:prstGeom>
                  </pic:spPr>
                </pic:pic>
              </a:graphicData>
            </a:graphic>
          </wp:inline>
        </w:drawing>
      </w:r>
      <w:r w:rsidRPr="00A96C0B">
        <w:tab/>
      </w:r>
      <w:r w:rsidRPr="00A96C0B">
        <w:rPr>
          <w:sz w:val="20"/>
          <w:szCs w:val="20"/>
        </w:rPr>
        <w:t>Fonte: acervo do autor (2023).</w:t>
      </w:r>
    </w:p>
    <w:p w14:paraId="46A2B2FA" w14:textId="203E9A2C" w:rsidR="10A9246F" w:rsidRPr="00A96C0B" w:rsidRDefault="10A9246F" w:rsidP="10A9246F">
      <w:pPr>
        <w:pStyle w:val="UnidaviTexto-Espao15"/>
        <w:ind w:firstLine="0"/>
      </w:pPr>
    </w:p>
    <w:p w14:paraId="37276BC4" w14:textId="43EF57E2" w:rsidR="79F1BA75" w:rsidRPr="00A96C0B" w:rsidRDefault="79F1BA75" w:rsidP="10A9246F">
      <w:pPr>
        <w:pStyle w:val="UnidaviTexto-Espao15"/>
        <w:ind w:firstLine="708"/>
      </w:pPr>
      <w:r w:rsidRPr="00A96C0B">
        <w:t xml:space="preserve">Ao acessar a tela de Filiais, será exibido todas as filiais do sistema, conforme a Figura </w:t>
      </w:r>
      <w:r w:rsidR="00997846" w:rsidRPr="00A96C0B">
        <w:t>29</w:t>
      </w:r>
      <w:r w:rsidRPr="00A96C0B">
        <w:t>. Exibindo assim as colunas Código, Nome, Sigla e Ações.</w:t>
      </w:r>
    </w:p>
    <w:p w14:paraId="3BF2D4EC" w14:textId="016D71DB" w:rsidR="10A9246F" w:rsidRPr="00A96C0B" w:rsidRDefault="10A9246F" w:rsidP="10A9246F">
      <w:pPr>
        <w:pStyle w:val="UnidaviTexto-Espao15"/>
        <w:ind w:firstLine="0"/>
      </w:pPr>
    </w:p>
    <w:p w14:paraId="6BE79CE9" w14:textId="2F47F3FB" w:rsidR="5C707DC3" w:rsidRPr="00A96C0B" w:rsidRDefault="3E7903E9" w:rsidP="55E9F482">
      <w:pPr>
        <w:pStyle w:val="UnidaviTexto-Espao15"/>
        <w:ind w:firstLine="708"/>
        <w:jc w:val="left"/>
        <w:rPr>
          <w:sz w:val="20"/>
          <w:szCs w:val="20"/>
        </w:rPr>
      </w:pPr>
      <w:r w:rsidRPr="00A96C0B">
        <w:rPr>
          <w:b/>
          <w:bCs/>
          <w:sz w:val="20"/>
          <w:szCs w:val="20"/>
        </w:rPr>
        <w:lastRenderedPageBreak/>
        <w:t xml:space="preserve">Figura </w:t>
      </w:r>
      <w:r w:rsidR="00997846" w:rsidRPr="00A96C0B">
        <w:rPr>
          <w:b/>
          <w:bCs/>
          <w:sz w:val="20"/>
          <w:szCs w:val="20"/>
        </w:rPr>
        <w:t>29</w:t>
      </w:r>
      <w:r w:rsidRPr="00A96C0B">
        <w:rPr>
          <w:b/>
          <w:bCs/>
          <w:sz w:val="20"/>
          <w:szCs w:val="20"/>
        </w:rPr>
        <w:t xml:space="preserve"> – </w:t>
      </w:r>
      <w:r w:rsidR="14AEAA81" w:rsidRPr="00A96C0B">
        <w:rPr>
          <w:b/>
          <w:bCs/>
          <w:sz w:val="20"/>
          <w:szCs w:val="20"/>
        </w:rPr>
        <w:t xml:space="preserve">Listagem de </w:t>
      </w:r>
      <w:r w:rsidR="00997846" w:rsidRPr="00A96C0B">
        <w:rPr>
          <w:b/>
          <w:bCs/>
          <w:sz w:val="20"/>
          <w:szCs w:val="20"/>
        </w:rPr>
        <w:t>F</w:t>
      </w:r>
      <w:r w:rsidR="14AEAA81" w:rsidRPr="00A96C0B">
        <w:rPr>
          <w:b/>
          <w:bCs/>
          <w:sz w:val="20"/>
          <w:szCs w:val="20"/>
        </w:rPr>
        <w:t>iliais</w:t>
      </w:r>
      <w:r w:rsidRPr="00A96C0B">
        <w:rPr>
          <w:b/>
          <w:bCs/>
          <w:sz w:val="20"/>
          <w:szCs w:val="20"/>
        </w:rPr>
        <w:t xml:space="preserve"> (RF </w:t>
      </w:r>
      <w:r w:rsidR="11827BDC" w:rsidRPr="00A96C0B">
        <w:rPr>
          <w:b/>
          <w:bCs/>
          <w:sz w:val="20"/>
          <w:szCs w:val="20"/>
        </w:rPr>
        <w:t>08</w:t>
      </w:r>
      <w:r w:rsidRPr="00A96C0B">
        <w:rPr>
          <w:b/>
          <w:bCs/>
          <w:sz w:val="20"/>
          <w:szCs w:val="20"/>
        </w:rPr>
        <w:t>)</w:t>
      </w:r>
      <w:r w:rsidR="5C707DC3" w:rsidRPr="00A96C0B">
        <w:br/>
      </w:r>
      <w:r w:rsidR="5C707DC3" w:rsidRPr="00A96C0B">
        <w:tab/>
      </w:r>
      <w:r w:rsidR="702A351A" w:rsidRPr="00A96C0B">
        <w:rPr>
          <w:noProof/>
        </w:rPr>
        <w:drawing>
          <wp:inline distT="0" distB="0" distL="0" distR="0" wp14:anchorId="6E3B3435" wp14:editId="46FBE0E6">
            <wp:extent cx="5307804" cy="1415415"/>
            <wp:effectExtent l="0" t="0" r="0" b="0"/>
            <wp:docPr id="700313012" name="Imagem 7003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03130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7804" cy="1415415"/>
                    </a:xfrm>
                    <a:prstGeom prst="rect">
                      <a:avLst/>
                    </a:prstGeom>
                  </pic:spPr>
                </pic:pic>
              </a:graphicData>
            </a:graphic>
          </wp:inline>
        </w:drawing>
      </w:r>
      <w:r w:rsidR="5C707DC3" w:rsidRPr="00A96C0B">
        <w:tab/>
      </w:r>
      <w:r w:rsidR="5C707DC3" w:rsidRPr="00A96C0B">
        <w:rPr>
          <w:sz w:val="20"/>
          <w:szCs w:val="20"/>
        </w:rPr>
        <w:t>Fonte: acervo do autor (2023).</w:t>
      </w:r>
    </w:p>
    <w:p w14:paraId="42DFB91F" w14:textId="5F3F5222" w:rsidR="10A9246F" w:rsidRPr="00A96C0B" w:rsidRDefault="10A9246F" w:rsidP="10A9246F">
      <w:pPr>
        <w:pStyle w:val="UnidaviTexto-Espao15"/>
      </w:pPr>
    </w:p>
    <w:p w14:paraId="7CBE6F37" w14:textId="51DD6AA2" w:rsidR="5D177E5B" w:rsidRPr="00A96C0B" w:rsidRDefault="00997846" w:rsidP="10A9246F">
      <w:pPr>
        <w:pStyle w:val="UnidaviTexto-Espao15"/>
      </w:pPr>
      <w:r w:rsidRPr="00A96C0B">
        <w:t>Conforme a Figura 30, a</w:t>
      </w:r>
      <w:r w:rsidR="5D177E5B" w:rsidRPr="00A96C0B">
        <w:t xml:space="preserve">o cadastrar uma nova Filial, será necessário informar os campos Nome (obrigatório), Pessoa (obrigatório), Sigla (obrigatório) e Observação. </w:t>
      </w:r>
      <w:r w:rsidR="5609C54F" w:rsidRPr="00A96C0B">
        <w:t>A pessoa necessariamente precisa ser uma pessoa jurídica, caso seja selecionado uma pessoa do tipo Física será exibida uma validação, impedindo o cadastro.</w:t>
      </w:r>
    </w:p>
    <w:p w14:paraId="09D15762" w14:textId="70D5C0AA" w:rsidR="10A9246F" w:rsidRPr="00A96C0B" w:rsidRDefault="10A9246F" w:rsidP="10A9246F">
      <w:pPr>
        <w:pStyle w:val="UnidaviTexto-Espao15"/>
      </w:pPr>
    </w:p>
    <w:p w14:paraId="2EBFB0A1" w14:textId="06DA137B" w:rsidR="11BCBCEE" w:rsidRPr="00A96C0B" w:rsidRDefault="11BCBCEE" w:rsidP="55E9F482">
      <w:pPr>
        <w:pStyle w:val="UnidaviTexto-Espao15"/>
        <w:ind w:firstLine="708"/>
        <w:jc w:val="left"/>
      </w:pPr>
      <w:r w:rsidRPr="00A96C0B">
        <w:rPr>
          <w:b/>
          <w:bCs/>
          <w:sz w:val="20"/>
          <w:szCs w:val="20"/>
        </w:rPr>
        <w:t xml:space="preserve">Figura </w:t>
      </w:r>
      <w:r w:rsidR="00997846" w:rsidRPr="00A96C0B">
        <w:rPr>
          <w:b/>
          <w:bCs/>
          <w:sz w:val="20"/>
          <w:szCs w:val="20"/>
        </w:rPr>
        <w:t>30</w:t>
      </w:r>
      <w:r w:rsidRPr="00A96C0B">
        <w:rPr>
          <w:b/>
          <w:bCs/>
          <w:sz w:val="20"/>
          <w:szCs w:val="20"/>
        </w:rPr>
        <w:t xml:space="preserve"> – Cadastro de </w:t>
      </w:r>
      <w:r w:rsidR="00997846" w:rsidRPr="00A96C0B">
        <w:rPr>
          <w:b/>
          <w:bCs/>
          <w:sz w:val="20"/>
          <w:szCs w:val="20"/>
        </w:rPr>
        <w:t>F</w:t>
      </w:r>
      <w:r w:rsidRPr="00A96C0B">
        <w:rPr>
          <w:b/>
          <w:bCs/>
          <w:sz w:val="20"/>
          <w:szCs w:val="20"/>
        </w:rPr>
        <w:t>ilial</w:t>
      </w:r>
      <w:r w:rsidR="69050752" w:rsidRPr="00A96C0B">
        <w:rPr>
          <w:b/>
          <w:bCs/>
          <w:sz w:val="20"/>
          <w:szCs w:val="20"/>
        </w:rPr>
        <w:t xml:space="preserve"> </w:t>
      </w:r>
      <w:r w:rsidRPr="00A96C0B">
        <w:rPr>
          <w:b/>
          <w:bCs/>
          <w:sz w:val="20"/>
          <w:szCs w:val="20"/>
        </w:rPr>
        <w:t>(RF 08)</w:t>
      </w:r>
    </w:p>
    <w:p w14:paraId="6FF48517" w14:textId="3384341C" w:rsidR="00C9F75E" w:rsidRPr="00A96C0B" w:rsidRDefault="5609C54F" w:rsidP="4E544FCE">
      <w:pPr>
        <w:spacing w:after="160" w:line="259" w:lineRule="auto"/>
        <w:ind w:firstLine="708"/>
      </w:pPr>
      <w:r w:rsidRPr="00A96C0B">
        <w:rPr>
          <w:noProof/>
          <w:lang w:eastAsia="pt-BR"/>
        </w:rPr>
        <w:drawing>
          <wp:inline distT="0" distB="0" distL="0" distR="0" wp14:anchorId="2CFF1C46" wp14:editId="779FA9FB">
            <wp:extent cx="5351438" cy="1315561"/>
            <wp:effectExtent l="0" t="0" r="0" b="0"/>
            <wp:docPr id="1108446187" name="Imagem 110844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84461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1438" cy="1315561"/>
                    </a:xfrm>
                    <a:prstGeom prst="rect">
                      <a:avLst/>
                    </a:prstGeom>
                  </pic:spPr>
                </pic:pic>
              </a:graphicData>
            </a:graphic>
          </wp:inline>
        </w:drawing>
      </w:r>
      <w:r w:rsidR="00C9F75E" w:rsidRPr="00A96C0B">
        <w:tab/>
      </w:r>
      <w:r w:rsidR="00C9F75E" w:rsidRPr="00A96C0B">
        <w:rPr>
          <w:sz w:val="20"/>
          <w:szCs w:val="20"/>
        </w:rPr>
        <w:t>Fonte: acervo do autor (2023).</w:t>
      </w:r>
    </w:p>
    <w:p w14:paraId="1BA7EE5E" w14:textId="42527BB4" w:rsidR="10A9246F" w:rsidRPr="00A96C0B" w:rsidRDefault="10A9246F" w:rsidP="10A9246F">
      <w:pPr>
        <w:pStyle w:val="UnidaviTexto-Espao15"/>
      </w:pPr>
    </w:p>
    <w:p w14:paraId="128BEE47" w14:textId="106E4312" w:rsidR="092D737C" w:rsidRPr="00A96C0B" w:rsidRDefault="092D737C" w:rsidP="10A9246F">
      <w:pPr>
        <w:pStyle w:val="UnidaviTexto-Espao15"/>
      </w:pPr>
      <w:r w:rsidRPr="00A96C0B">
        <w:t xml:space="preserve">Na tela de Tipo de documentação estão listadas todos os Tipos de documentação cadastrados no sistema, exibindo as colunas Código, Nome, Sigla e Ações, como pode ser verificar na Figura </w:t>
      </w:r>
      <w:r w:rsidR="00997846" w:rsidRPr="00A96C0B">
        <w:t>31</w:t>
      </w:r>
      <w:r w:rsidRPr="00A96C0B">
        <w:t>.</w:t>
      </w:r>
    </w:p>
    <w:p w14:paraId="60FC1DA8" w14:textId="27CAE7CA" w:rsidR="10A9246F" w:rsidRPr="00A96C0B" w:rsidRDefault="10A9246F" w:rsidP="10A9246F">
      <w:pPr>
        <w:pStyle w:val="UnidaviTexto-Espao15"/>
      </w:pPr>
    </w:p>
    <w:p w14:paraId="60C41B1A" w14:textId="2A8E7724" w:rsidR="092D737C" w:rsidRPr="00A96C0B" w:rsidRDefault="092D737C" w:rsidP="55E9F482">
      <w:pPr>
        <w:pStyle w:val="UnidaviTexto-Espao15"/>
        <w:ind w:firstLine="708"/>
        <w:jc w:val="left"/>
      </w:pPr>
      <w:r w:rsidRPr="00A96C0B">
        <w:rPr>
          <w:b/>
          <w:bCs/>
          <w:sz w:val="20"/>
          <w:szCs w:val="20"/>
        </w:rPr>
        <w:t xml:space="preserve">Figura </w:t>
      </w:r>
      <w:r w:rsidR="00997846" w:rsidRPr="00A96C0B">
        <w:rPr>
          <w:b/>
          <w:bCs/>
          <w:sz w:val="20"/>
          <w:szCs w:val="20"/>
        </w:rPr>
        <w:t>31</w:t>
      </w:r>
      <w:r w:rsidRPr="00A96C0B">
        <w:rPr>
          <w:b/>
          <w:bCs/>
          <w:sz w:val="20"/>
          <w:szCs w:val="20"/>
        </w:rPr>
        <w:t xml:space="preserve"> – Listagem de </w:t>
      </w:r>
      <w:r w:rsidR="00997846" w:rsidRPr="00A96C0B">
        <w:rPr>
          <w:b/>
          <w:bCs/>
          <w:sz w:val="20"/>
          <w:szCs w:val="20"/>
        </w:rPr>
        <w:t>T</w:t>
      </w:r>
      <w:r w:rsidRPr="00A96C0B">
        <w:rPr>
          <w:b/>
          <w:bCs/>
          <w:sz w:val="20"/>
          <w:szCs w:val="20"/>
        </w:rPr>
        <w:t xml:space="preserve">ipo de </w:t>
      </w:r>
      <w:r w:rsidR="00997846" w:rsidRPr="00A96C0B">
        <w:rPr>
          <w:b/>
          <w:bCs/>
          <w:sz w:val="20"/>
          <w:szCs w:val="20"/>
        </w:rPr>
        <w:t>D</w:t>
      </w:r>
      <w:r w:rsidRPr="00A96C0B">
        <w:rPr>
          <w:b/>
          <w:bCs/>
          <w:sz w:val="20"/>
          <w:szCs w:val="20"/>
        </w:rPr>
        <w:t>ocumentação (RF 16)</w:t>
      </w:r>
      <w:r w:rsidRPr="00A96C0B">
        <w:br/>
      </w:r>
      <w:r w:rsidRPr="00A96C0B">
        <w:tab/>
      </w:r>
      <w:r w:rsidR="719CB215" w:rsidRPr="00A96C0B">
        <w:rPr>
          <w:noProof/>
        </w:rPr>
        <w:drawing>
          <wp:inline distT="0" distB="0" distL="0" distR="0" wp14:anchorId="082301C2" wp14:editId="67E89E2E">
            <wp:extent cx="5200650" cy="1148477"/>
            <wp:effectExtent l="0" t="0" r="0" b="0"/>
            <wp:docPr id="1907893889" name="Imagem 19078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07893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0650" cy="1148477"/>
                    </a:xfrm>
                    <a:prstGeom prst="rect">
                      <a:avLst/>
                    </a:prstGeom>
                  </pic:spPr>
                </pic:pic>
              </a:graphicData>
            </a:graphic>
          </wp:inline>
        </w:drawing>
      </w:r>
    </w:p>
    <w:p w14:paraId="1B2D3DE7" w14:textId="468BDD52" w:rsidR="74C8E0BA" w:rsidRPr="00A96C0B" w:rsidRDefault="74C8E0BA" w:rsidP="4E544FCE">
      <w:pPr>
        <w:ind w:firstLine="708"/>
      </w:pPr>
      <w:r w:rsidRPr="00A96C0B">
        <w:rPr>
          <w:sz w:val="20"/>
          <w:szCs w:val="20"/>
        </w:rPr>
        <w:t>Fonte: acervo do autor (2023).</w:t>
      </w:r>
    </w:p>
    <w:p w14:paraId="200E6C74" w14:textId="0CA4A948" w:rsidR="10A9246F" w:rsidRPr="00A96C0B" w:rsidRDefault="10A9246F" w:rsidP="10A9246F">
      <w:pPr>
        <w:spacing w:after="160" w:line="259" w:lineRule="auto"/>
      </w:pPr>
    </w:p>
    <w:p w14:paraId="774F62DD" w14:textId="2501F23A" w:rsidR="74C8E0BA" w:rsidRPr="00A96C0B" w:rsidRDefault="74C8E0BA" w:rsidP="10A9246F">
      <w:pPr>
        <w:pStyle w:val="UnidaviTexto-Espao15"/>
      </w:pPr>
      <w:r w:rsidRPr="00A96C0B">
        <w:lastRenderedPageBreak/>
        <w:t>Ao cadastrar um novo tipo de documentação, será necessário informar o Nome</w:t>
      </w:r>
      <w:r w:rsidR="55F818A2" w:rsidRPr="00A96C0B">
        <w:t xml:space="preserve"> (obrigatório)</w:t>
      </w:r>
      <w:r w:rsidR="7DC1E28F" w:rsidRPr="00A96C0B">
        <w:t>,</w:t>
      </w:r>
      <w:r w:rsidRPr="00A96C0B">
        <w:t xml:space="preserve"> Sigla</w:t>
      </w:r>
      <w:r w:rsidR="3013C708" w:rsidRPr="00A96C0B">
        <w:t xml:space="preserve"> (obrigatório)</w:t>
      </w:r>
      <w:r w:rsidR="144703BF" w:rsidRPr="00A96C0B">
        <w:t xml:space="preserve"> e Observação,</w:t>
      </w:r>
      <w:r w:rsidRPr="00A96C0B">
        <w:t xml:space="preserve"> conforme a Figura </w:t>
      </w:r>
      <w:r w:rsidR="00997846" w:rsidRPr="00A96C0B">
        <w:t>32</w:t>
      </w:r>
      <w:r w:rsidRPr="00A96C0B">
        <w:t>.</w:t>
      </w:r>
    </w:p>
    <w:p w14:paraId="2E36D278" w14:textId="4E2C7F24" w:rsidR="10A9246F" w:rsidRPr="00A96C0B" w:rsidRDefault="10A9246F" w:rsidP="10A9246F">
      <w:pPr>
        <w:spacing w:after="160" w:line="259" w:lineRule="auto"/>
      </w:pPr>
    </w:p>
    <w:p w14:paraId="0E28A884" w14:textId="5EDB965B" w:rsidR="74C8E0BA" w:rsidRPr="00A96C0B" w:rsidRDefault="74C8E0BA" w:rsidP="4E544FCE">
      <w:pPr>
        <w:spacing w:after="160" w:line="259" w:lineRule="auto"/>
        <w:ind w:firstLine="708"/>
      </w:pPr>
      <w:r w:rsidRPr="00A96C0B">
        <w:rPr>
          <w:b/>
          <w:bCs/>
          <w:sz w:val="20"/>
          <w:szCs w:val="20"/>
        </w:rPr>
        <w:t xml:space="preserve">Figura </w:t>
      </w:r>
      <w:r w:rsidR="00997846" w:rsidRPr="00A96C0B">
        <w:rPr>
          <w:b/>
          <w:bCs/>
          <w:sz w:val="20"/>
          <w:szCs w:val="20"/>
        </w:rPr>
        <w:t>32</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D</w:t>
      </w:r>
      <w:r w:rsidRPr="00A96C0B">
        <w:rPr>
          <w:b/>
          <w:bCs/>
          <w:sz w:val="20"/>
          <w:szCs w:val="20"/>
        </w:rPr>
        <w:t>ocumentação (RF 16)</w:t>
      </w:r>
    </w:p>
    <w:p w14:paraId="056B61E6" w14:textId="62473092" w:rsidR="74C8E0BA" w:rsidRPr="00A96C0B" w:rsidRDefault="74C8E0BA" w:rsidP="4E544FCE">
      <w:pPr>
        <w:spacing w:after="160" w:line="259" w:lineRule="auto"/>
        <w:ind w:firstLine="708"/>
      </w:pPr>
      <w:r w:rsidRPr="00A96C0B">
        <w:rPr>
          <w:noProof/>
          <w:lang w:eastAsia="pt-BR"/>
        </w:rPr>
        <w:drawing>
          <wp:inline distT="0" distB="0" distL="0" distR="0" wp14:anchorId="215A1AAA" wp14:editId="089392FA">
            <wp:extent cx="5334000" cy="1233181"/>
            <wp:effectExtent l="0" t="0" r="0" b="0"/>
            <wp:docPr id="299234134" name="Imagem 299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92341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0" cy="1233181"/>
                    </a:xfrm>
                    <a:prstGeom prst="rect">
                      <a:avLst/>
                    </a:prstGeom>
                  </pic:spPr>
                </pic:pic>
              </a:graphicData>
            </a:graphic>
          </wp:inline>
        </w:drawing>
      </w:r>
      <w:r w:rsidRPr="00A96C0B">
        <w:tab/>
      </w:r>
      <w:r w:rsidRPr="00A96C0B">
        <w:rPr>
          <w:sz w:val="20"/>
          <w:szCs w:val="20"/>
        </w:rPr>
        <w:t>Fonte: acervo do autor (2023).</w:t>
      </w:r>
    </w:p>
    <w:p w14:paraId="52B47B61" w14:textId="75312A2D" w:rsidR="10A9246F" w:rsidRPr="00A96C0B" w:rsidRDefault="10A9246F" w:rsidP="10A9246F">
      <w:pPr>
        <w:spacing w:after="160" w:line="259" w:lineRule="auto"/>
        <w:rPr>
          <w:sz w:val="20"/>
          <w:szCs w:val="20"/>
        </w:rPr>
      </w:pPr>
    </w:p>
    <w:p w14:paraId="272C675E" w14:textId="1317E30A" w:rsidR="2D8B61AA" w:rsidRPr="00A96C0B" w:rsidRDefault="2D8B61AA" w:rsidP="10A9246F">
      <w:pPr>
        <w:pStyle w:val="UnidaviTexto-Espao15"/>
      </w:pPr>
      <w:r w:rsidRPr="00A96C0B">
        <w:t xml:space="preserve">Na tela de Tipo de proposta, são exibidas as colunas Código, Nome e Ações, referente aos Tipos de proposta cadastrados na base, como pode ser visto na Figura </w:t>
      </w:r>
      <w:r w:rsidR="00853CA3" w:rsidRPr="00A96C0B">
        <w:t>33</w:t>
      </w:r>
      <w:r w:rsidRPr="00A96C0B">
        <w:t>.</w:t>
      </w:r>
    </w:p>
    <w:p w14:paraId="26C892CC" w14:textId="4745C457" w:rsidR="10A9246F" w:rsidRPr="00A96C0B" w:rsidRDefault="10A9246F" w:rsidP="10A9246F">
      <w:pPr>
        <w:spacing w:after="160" w:line="259" w:lineRule="auto"/>
      </w:pPr>
    </w:p>
    <w:p w14:paraId="382BC892" w14:textId="0297B47A" w:rsidR="2D8B61AA" w:rsidRPr="00A96C0B" w:rsidRDefault="2D8B61AA"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33</w:t>
      </w:r>
      <w:r w:rsidRPr="00A96C0B">
        <w:rPr>
          <w:b/>
          <w:bCs/>
          <w:sz w:val="20"/>
          <w:szCs w:val="20"/>
        </w:rPr>
        <w:t xml:space="preserve"> – Listagem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6329D0" w:rsidRPr="00A96C0B">
        <w:rPr>
          <w:b/>
          <w:bCs/>
          <w:sz w:val="20"/>
          <w:szCs w:val="20"/>
        </w:rPr>
        <w:t>07</w:t>
      </w:r>
      <w:r w:rsidRPr="00A96C0B">
        <w:rPr>
          <w:b/>
          <w:bCs/>
          <w:sz w:val="20"/>
          <w:szCs w:val="20"/>
        </w:rPr>
        <w:t>)</w:t>
      </w:r>
    </w:p>
    <w:p w14:paraId="03552DC1" w14:textId="71B0AB92" w:rsidR="2D8B61AA" w:rsidRPr="00A96C0B" w:rsidRDefault="2D8B61AA" w:rsidP="4E544FCE">
      <w:pPr>
        <w:spacing w:after="160" w:line="259" w:lineRule="auto"/>
        <w:ind w:firstLine="708"/>
      </w:pPr>
      <w:r w:rsidRPr="00A96C0B">
        <w:rPr>
          <w:noProof/>
          <w:lang w:eastAsia="pt-BR"/>
        </w:rPr>
        <w:drawing>
          <wp:inline distT="0" distB="0" distL="0" distR="0" wp14:anchorId="591B3BED" wp14:editId="5BFAC3B1">
            <wp:extent cx="5324476" cy="1741547"/>
            <wp:effectExtent l="0" t="0" r="0" b="0"/>
            <wp:docPr id="174268526" name="Imagem 1742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2685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24476" cy="1741547"/>
                    </a:xfrm>
                    <a:prstGeom prst="rect">
                      <a:avLst/>
                    </a:prstGeom>
                  </pic:spPr>
                </pic:pic>
              </a:graphicData>
            </a:graphic>
          </wp:inline>
        </w:drawing>
      </w:r>
      <w:r w:rsidRPr="00A96C0B">
        <w:tab/>
      </w:r>
      <w:r w:rsidRPr="00A96C0B">
        <w:rPr>
          <w:sz w:val="20"/>
          <w:szCs w:val="20"/>
        </w:rPr>
        <w:t>Fonte: acervo do autor (2023).</w:t>
      </w:r>
    </w:p>
    <w:p w14:paraId="09F84D85" w14:textId="59A5A61E" w:rsidR="10A9246F" w:rsidRPr="00A96C0B" w:rsidRDefault="10A9246F" w:rsidP="10A9246F">
      <w:pPr>
        <w:spacing w:after="160" w:line="259" w:lineRule="auto"/>
      </w:pPr>
    </w:p>
    <w:p w14:paraId="1D3E9284" w14:textId="7367E6D5" w:rsidR="1670994C" w:rsidRPr="00A96C0B" w:rsidRDefault="1670994C" w:rsidP="10A9246F">
      <w:pPr>
        <w:pStyle w:val="UnidaviTexto-Espao15"/>
      </w:pPr>
      <w:r w:rsidRPr="00A96C0B">
        <w:t xml:space="preserve">Conforme a Figura </w:t>
      </w:r>
      <w:r w:rsidR="00853CA3" w:rsidRPr="00A96C0B">
        <w:t>34</w:t>
      </w:r>
      <w:r w:rsidRPr="00A96C0B">
        <w:t>, a</w:t>
      </w:r>
      <w:r w:rsidR="2D8B61AA" w:rsidRPr="00A96C0B">
        <w:t>o cadastrar um novo Tipo de proposta, será necessário informar o Nome</w:t>
      </w:r>
      <w:r w:rsidR="24DD7D42" w:rsidRPr="00A96C0B">
        <w:t xml:space="preserve"> (obrigatório)</w:t>
      </w:r>
      <w:r w:rsidR="2D8B61AA" w:rsidRPr="00A96C0B">
        <w:t xml:space="preserve">, Tipos de documentações obrigatórias e Observação. Apenas o Nome é obrigatório, porém o Tipo de documentação obrigatória é um campo </w:t>
      </w:r>
      <w:proofErr w:type="spellStart"/>
      <w:r w:rsidR="2AD52C0D" w:rsidRPr="00A96C0B">
        <w:rPr>
          <w:i/>
          <w:iCs/>
        </w:rPr>
        <w:t>m</w:t>
      </w:r>
      <w:r w:rsidR="2D8B61AA" w:rsidRPr="00A96C0B">
        <w:rPr>
          <w:i/>
          <w:iCs/>
        </w:rPr>
        <w:t>ultiselect</w:t>
      </w:r>
      <w:proofErr w:type="spellEnd"/>
      <w:r w:rsidR="4B722647" w:rsidRPr="00A96C0B">
        <w:t xml:space="preserve">, </w:t>
      </w:r>
      <w:r w:rsidR="4B722647" w:rsidRPr="006433EE">
        <w:t>permitindo</w:t>
      </w:r>
      <w:r w:rsidR="4B722647" w:rsidRPr="00A96C0B">
        <w:t xml:space="preserve"> assim que sejam selecionados vários tipos, que serão utilizados para validar posteriormente na Proposta</w:t>
      </w:r>
      <w:r w:rsidR="058501BA" w:rsidRPr="00A96C0B">
        <w:t>, como foi definido no RF 17</w:t>
      </w:r>
      <w:r w:rsidR="4B722647" w:rsidRPr="00A96C0B">
        <w:t>.</w:t>
      </w:r>
    </w:p>
    <w:p w14:paraId="0E681B6E" w14:textId="6777DAC0" w:rsidR="10A9246F" w:rsidRPr="00A96C0B" w:rsidRDefault="10A9246F" w:rsidP="10A9246F">
      <w:pPr>
        <w:pStyle w:val="UnidaviTexto-Espao15"/>
      </w:pPr>
    </w:p>
    <w:p w14:paraId="20BCD6E8" w14:textId="589DB090" w:rsidR="6740DD65" w:rsidRPr="00A96C0B" w:rsidRDefault="6740DD65"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34</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0E47AE" w:rsidRPr="00A96C0B">
        <w:rPr>
          <w:b/>
          <w:bCs/>
          <w:sz w:val="20"/>
          <w:szCs w:val="20"/>
        </w:rPr>
        <w:t>07</w:t>
      </w:r>
      <w:r w:rsidR="004A15D3">
        <w:rPr>
          <w:b/>
          <w:bCs/>
          <w:sz w:val="20"/>
          <w:szCs w:val="20"/>
        </w:rPr>
        <w:t xml:space="preserve"> e RF 17</w:t>
      </w:r>
      <w:r w:rsidRPr="00A96C0B">
        <w:rPr>
          <w:b/>
          <w:bCs/>
          <w:sz w:val="20"/>
          <w:szCs w:val="20"/>
        </w:rPr>
        <w:t>)</w:t>
      </w:r>
    </w:p>
    <w:p w14:paraId="1B578F9C" w14:textId="45A5C74B" w:rsidR="68BFB35B" w:rsidRPr="00A96C0B" w:rsidRDefault="4B722647" w:rsidP="4E544FCE">
      <w:pPr>
        <w:pStyle w:val="UnidaviTexto-Espao15"/>
        <w:ind w:firstLine="708"/>
      </w:pPr>
      <w:r w:rsidRPr="00A96C0B">
        <w:rPr>
          <w:noProof/>
        </w:rPr>
        <w:lastRenderedPageBreak/>
        <w:drawing>
          <wp:inline distT="0" distB="0" distL="0" distR="0" wp14:anchorId="3506E9CE" wp14:editId="351978FA">
            <wp:extent cx="5335232" cy="1378267"/>
            <wp:effectExtent l="0" t="0" r="0" b="0"/>
            <wp:docPr id="999906754" name="Imagem 999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9906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5232" cy="1378267"/>
                    </a:xfrm>
                    <a:prstGeom prst="rect">
                      <a:avLst/>
                    </a:prstGeom>
                  </pic:spPr>
                </pic:pic>
              </a:graphicData>
            </a:graphic>
          </wp:inline>
        </w:drawing>
      </w:r>
      <w:r w:rsidR="68BFB35B" w:rsidRPr="00A96C0B">
        <w:tab/>
      </w:r>
      <w:r w:rsidR="68BFB35B" w:rsidRPr="00A96C0B">
        <w:rPr>
          <w:sz w:val="20"/>
          <w:szCs w:val="20"/>
        </w:rPr>
        <w:t>Fonte: acervo do autor (2023).</w:t>
      </w:r>
    </w:p>
    <w:p w14:paraId="51C661B3" w14:textId="79C2AAC3" w:rsidR="10A9246F" w:rsidRPr="00A96C0B" w:rsidRDefault="10A9246F" w:rsidP="10A9246F">
      <w:pPr>
        <w:pStyle w:val="UnidaviTexto-Espao15"/>
      </w:pPr>
    </w:p>
    <w:p w14:paraId="47187FD4" w14:textId="63ECC24C" w:rsidR="6FA3FEAB" w:rsidRPr="00A96C0B" w:rsidRDefault="6FA3FEAB" w:rsidP="10A9246F">
      <w:pPr>
        <w:pStyle w:val="UnidaviTexto-Espao15"/>
      </w:pPr>
      <w:r w:rsidRPr="00A96C0B">
        <w:t xml:space="preserve">Na tela de Propostas, serão listadas todas as propostas cadastradas no sistema, e como pode ser visto na Figura </w:t>
      </w:r>
      <w:r w:rsidR="00853CA3" w:rsidRPr="00A96C0B">
        <w:t>35</w:t>
      </w:r>
      <w:r w:rsidRPr="00A96C0B">
        <w:t>, são exibidas as colunas de Código, Filial, Proponente, Tipo, Data, Cultura e Ações.</w:t>
      </w:r>
    </w:p>
    <w:p w14:paraId="5E607F9B" w14:textId="5F274E96" w:rsidR="10A9246F" w:rsidRPr="00A96C0B" w:rsidRDefault="10A9246F" w:rsidP="10A9246F">
      <w:pPr>
        <w:pStyle w:val="UnidaviTexto-Espao15"/>
      </w:pPr>
    </w:p>
    <w:p w14:paraId="05EC0E0C" w14:textId="362A3073" w:rsidR="1726EB21" w:rsidRPr="00A96C0B" w:rsidRDefault="1726EB21" w:rsidP="4E544FCE">
      <w:pPr>
        <w:spacing w:after="160" w:line="259" w:lineRule="auto"/>
        <w:ind w:firstLine="708"/>
      </w:pPr>
      <w:r w:rsidRPr="00A96C0B">
        <w:rPr>
          <w:b/>
          <w:bCs/>
          <w:sz w:val="20"/>
          <w:szCs w:val="20"/>
        </w:rPr>
        <w:t xml:space="preserve">Figura </w:t>
      </w:r>
      <w:r w:rsidR="00853CA3" w:rsidRPr="00A96C0B">
        <w:rPr>
          <w:b/>
          <w:bCs/>
          <w:sz w:val="20"/>
          <w:szCs w:val="20"/>
        </w:rPr>
        <w:t>35</w:t>
      </w:r>
      <w:r w:rsidRPr="00A96C0B">
        <w:rPr>
          <w:b/>
          <w:bCs/>
          <w:sz w:val="20"/>
          <w:szCs w:val="20"/>
        </w:rPr>
        <w:t xml:space="preserve"> – Listagem de </w:t>
      </w:r>
      <w:r w:rsidR="00853CA3" w:rsidRPr="00A96C0B">
        <w:rPr>
          <w:b/>
          <w:bCs/>
          <w:sz w:val="20"/>
          <w:szCs w:val="20"/>
        </w:rPr>
        <w:t>P</w:t>
      </w:r>
      <w:r w:rsidRPr="00A96C0B">
        <w:rPr>
          <w:b/>
          <w:bCs/>
          <w:sz w:val="20"/>
          <w:szCs w:val="20"/>
        </w:rPr>
        <w:t>roposta (RF 0</w:t>
      </w:r>
      <w:r w:rsidR="17AB1D43" w:rsidRPr="00A96C0B">
        <w:rPr>
          <w:b/>
          <w:bCs/>
          <w:sz w:val="20"/>
          <w:szCs w:val="20"/>
        </w:rPr>
        <w:t>6</w:t>
      </w:r>
      <w:r w:rsidRPr="00A96C0B">
        <w:rPr>
          <w:b/>
          <w:bCs/>
          <w:sz w:val="20"/>
          <w:szCs w:val="20"/>
        </w:rPr>
        <w:t>)</w:t>
      </w:r>
      <w:r w:rsidRPr="00A96C0B">
        <w:br/>
      </w:r>
      <w:r w:rsidRPr="00A96C0B">
        <w:tab/>
      </w:r>
      <w:r w:rsidR="3E94C7B3" w:rsidRPr="00A96C0B">
        <w:rPr>
          <w:noProof/>
          <w:lang w:eastAsia="pt-BR"/>
        </w:rPr>
        <w:drawing>
          <wp:inline distT="0" distB="0" distL="0" distR="0" wp14:anchorId="32C5BFDD" wp14:editId="217DF146">
            <wp:extent cx="5279858" cy="835978"/>
            <wp:effectExtent l="0" t="0" r="0" b="0"/>
            <wp:docPr id="1641349236" name="Imagem 16413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413492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9858" cy="835978"/>
                    </a:xfrm>
                    <a:prstGeom prst="rect">
                      <a:avLst/>
                    </a:prstGeom>
                  </pic:spPr>
                </pic:pic>
              </a:graphicData>
            </a:graphic>
          </wp:inline>
        </w:drawing>
      </w:r>
      <w:r w:rsidRPr="00A96C0B">
        <w:tab/>
      </w:r>
      <w:r w:rsidR="6A306313" w:rsidRPr="00A96C0B">
        <w:rPr>
          <w:sz w:val="20"/>
          <w:szCs w:val="20"/>
        </w:rPr>
        <w:t>Fonte: acervo do autor (2023).</w:t>
      </w:r>
    </w:p>
    <w:p w14:paraId="3543FF45" w14:textId="7ED1639F" w:rsidR="10A9246F" w:rsidRPr="00A96C0B" w:rsidRDefault="10A9246F" w:rsidP="10A9246F">
      <w:pPr>
        <w:pStyle w:val="UnidaviTexto-Espao15"/>
        <w:ind w:firstLine="0"/>
      </w:pPr>
    </w:p>
    <w:p w14:paraId="59B30277" w14:textId="0877D648" w:rsidR="2C634CC0" w:rsidRPr="00A96C0B" w:rsidRDefault="2C634CC0" w:rsidP="10A9246F">
      <w:pPr>
        <w:pStyle w:val="UnidaviTexto-Espao15"/>
      </w:pPr>
      <w:r w:rsidRPr="00A96C0B">
        <w:t xml:space="preserve">Ao cadastrar uma nova proposta, conforme a Figura </w:t>
      </w:r>
      <w:r w:rsidR="00853CA3" w:rsidRPr="00A96C0B">
        <w:t>36</w:t>
      </w:r>
      <w:r w:rsidRPr="00A96C0B">
        <w:t>,</w:t>
      </w:r>
      <w:r w:rsidR="734B8355" w:rsidRPr="00A96C0B">
        <w:t xml:space="preserve"> será aberto o formulário com os campos Data, </w:t>
      </w:r>
      <w:r w:rsidR="00605F00" w:rsidRPr="00A96C0B">
        <w:t>Filial</w:t>
      </w:r>
      <w:r w:rsidR="7E18F20C" w:rsidRPr="00A96C0B">
        <w:t xml:space="preserve"> (obrigatório)</w:t>
      </w:r>
      <w:r w:rsidR="00605F00" w:rsidRPr="00A96C0B">
        <w:t>, Tipo de proposta</w:t>
      </w:r>
      <w:r w:rsidR="2868BB2A" w:rsidRPr="00A96C0B">
        <w:t xml:space="preserve"> (obrigatório)</w:t>
      </w:r>
      <w:r w:rsidR="00605F00" w:rsidRPr="00A96C0B">
        <w:t>, Cultura</w:t>
      </w:r>
      <w:r w:rsidR="4537A315" w:rsidRPr="00A96C0B">
        <w:t xml:space="preserve"> (obrigatório)</w:t>
      </w:r>
      <w:r w:rsidR="00605F00" w:rsidRPr="00A96C0B">
        <w:t>, Linha de crédito, Proponente</w:t>
      </w:r>
      <w:r w:rsidR="632B21EA" w:rsidRPr="00A96C0B">
        <w:t xml:space="preserve"> (obrigatório)</w:t>
      </w:r>
      <w:r w:rsidR="00605F00" w:rsidRPr="00A96C0B">
        <w:t>, Avalista, Responsável técnico, Possui laudo de acompanhamento, Data de pla</w:t>
      </w:r>
      <w:r w:rsidR="42AE749A" w:rsidRPr="00A96C0B">
        <w:t>ntio, Data de colheita, Produtividade média, Produtividade esperada, Área financiada, Valor unitário, Valor total do orçamento, Valor do recurso próprio, Origem</w:t>
      </w:r>
      <w:r w:rsidR="015359CC" w:rsidRPr="00A96C0B">
        <w:t xml:space="preserve"> do recurso próprio, Valor total do financiamento, Valor de ASTEC, Valor total financiado, ASTEC Financiada, Prazo (meses), Número de parcelas, Carência (meses), Taxa de juros, Vencimento</w:t>
      </w:r>
      <w:r w:rsidR="05DA1B89" w:rsidRPr="00A96C0B">
        <w:t xml:space="preserve"> e Observação. </w:t>
      </w:r>
      <w:r w:rsidR="0F81CC98" w:rsidRPr="00A96C0B">
        <w:t>Os campos que não são obrigatórios durante o cadastro da proposta serão validados posteriormente ao liberar a proposta, i</w:t>
      </w:r>
      <w:r w:rsidR="56500274" w:rsidRPr="00A96C0B">
        <w:t xml:space="preserve">sso pode ser realizado pelo botão Liberar no final do formulário, que ficará disponível apenas em propostas que estejam com o status </w:t>
      </w:r>
      <w:r w:rsidR="29741D05" w:rsidRPr="00A96C0B">
        <w:t>c</w:t>
      </w:r>
      <w:r w:rsidR="506D9E32" w:rsidRPr="00A96C0B">
        <w:t>adastrada.</w:t>
      </w:r>
    </w:p>
    <w:p w14:paraId="35DEBD7E" w14:textId="2B0D4F27" w:rsidR="10A9246F" w:rsidRPr="00A96C0B" w:rsidRDefault="10A9246F" w:rsidP="10A9246F">
      <w:pPr>
        <w:pStyle w:val="UnidaviTexto-Espao15"/>
      </w:pPr>
    </w:p>
    <w:p w14:paraId="0E9E9171" w14:textId="5FBD0B8C" w:rsidR="100AE5CB" w:rsidRPr="00A96C0B" w:rsidRDefault="100AE5CB" w:rsidP="55E9F482">
      <w:pPr>
        <w:pStyle w:val="UnidaviTexto-Espao15"/>
        <w:ind w:firstLine="708"/>
        <w:jc w:val="left"/>
      </w:pPr>
      <w:r w:rsidRPr="00A96C0B">
        <w:rPr>
          <w:b/>
          <w:bCs/>
          <w:sz w:val="20"/>
          <w:szCs w:val="20"/>
        </w:rPr>
        <w:t xml:space="preserve">Figura </w:t>
      </w:r>
      <w:r w:rsidR="00853CA3" w:rsidRPr="00A96C0B">
        <w:rPr>
          <w:b/>
          <w:bCs/>
          <w:sz w:val="20"/>
          <w:szCs w:val="20"/>
        </w:rPr>
        <w:t>36</w:t>
      </w:r>
      <w:r w:rsidRPr="00A96C0B">
        <w:rPr>
          <w:b/>
          <w:bCs/>
          <w:sz w:val="20"/>
          <w:szCs w:val="20"/>
        </w:rPr>
        <w:t xml:space="preserve"> – Cadastro de </w:t>
      </w:r>
      <w:r w:rsidR="00853CA3" w:rsidRPr="00A96C0B">
        <w:rPr>
          <w:b/>
          <w:bCs/>
          <w:sz w:val="20"/>
          <w:szCs w:val="20"/>
        </w:rPr>
        <w:t>P</w:t>
      </w:r>
      <w:r w:rsidRPr="00A96C0B">
        <w:rPr>
          <w:b/>
          <w:bCs/>
          <w:sz w:val="20"/>
          <w:szCs w:val="20"/>
        </w:rPr>
        <w:t>roposta (RF 06)</w:t>
      </w:r>
    </w:p>
    <w:p w14:paraId="2F3807FB" w14:textId="4DE65163" w:rsidR="100AE5CB" w:rsidRPr="00A96C0B" w:rsidRDefault="00897FE1" w:rsidP="4E544FCE">
      <w:pPr>
        <w:pStyle w:val="UnidaviTexto-Espao15"/>
        <w:ind w:firstLine="708"/>
      </w:pPr>
      <w:r>
        <w:rPr>
          <w:noProof/>
        </w:rPr>
        <w:lastRenderedPageBreak/>
        <w:drawing>
          <wp:inline distT="0" distB="0" distL="0" distR="0" wp14:anchorId="17CD3143" wp14:editId="6758335C">
            <wp:extent cx="5760720" cy="3359785"/>
            <wp:effectExtent l="0" t="0" r="0" b="0"/>
            <wp:docPr id="38882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5550" name=""/>
                    <pic:cNvPicPr/>
                  </pic:nvPicPr>
                  <pic:blipFill>
                    <a:blip r:embed="rId48"/>
                    <a:stretch>
                      <a:fillRect/>
                    </a:stretch>
                  </pic:blipFill>
                  <pic:spPr>
                    <a:xfrm>
                      <a:off x="0" y="0"/>
                      <a:ext cx="5760720" cy="3359785"/>
                    </a:xfrm>
                    <a:prstGeom prst="rect">
                      <a:avLst/>
                    </a:prstGeom>
                  </pic:spPr>
                </pic:pic>
              </a:graphicData>
            </a:graphic>
          </wp:inline>
        </w:drawing>
      </w:r>
      <w:r w:rsidR="100AE5CB" w:rsidRPr="00A96C0B">
        <w:tab/>
      </w:r>
      <w:r w:rsidR="100AE5CB" w:rsidRPr="00A96C0B">
        <w:rPr>
          <w:sz w:val="20"/>
          <w:szCs w:val="20"/>
        </w:rPr>
        <w:t>Fonte: acervo do autor (2023).</w:t>
      </w:r>
    </w:p>
    <w:p w14:paraId="58B0EF29" w14:textId="16FAE81D" w:rsidR="10A9246F" w:rsidRPr="00A96C0B" w:rsidRDefault="10A9246F" w:rsidP="10A9246F">
      <w:pPr>
        <w:pStyle w:val="UnidaviTexto-Espao15"/>
      </w:pPr>
    </w:p>
    <w:p w14:paraId="76DFF187" w14:textId="6FB91E4E" w:rsidR="100AE5CB" w:rsidRPr="00A96C0B" w:rsidRDefault="100AE5CB" w:rsidP="10A9246F">
      <w:pPr>
        <w:pStyle w:val="UnidaviTexto-Espao15"/>
      </w:pPr>
      <w:r w:rsidRPr="00A96C0B">
        <w:t>Os campos Valor total do orçamento</w:t>
      </w:r>
      <w:r w:rsidR="288EA1FD" w:rsidRPr="00A96C0B">
        <w:t xml:space="preserve">, </w:t>
      </w:r>
      <w:r w:rsidRPr="00A96C0B">
        <w:t xml:space="preserve">Valor total do financiamento </w:t>
      </w:r>
      <w:r w:rsidR="1795FDB5" w:rsidRPr="00A96C0B">
        <w:t xml:space="preserve">e Valor total financiado, </w:t>
      </w:r>
      <w:r w:rsidRPr="00A96C0B">
        <w:t xml:space="preserve">não podem ser alterados manualmente, pois serão calculados com base na área financiada, valor unitário, </w:t>
      </w:r>
      <w:r w:rsidR="30AA730A" w:rsidRPr="00A96C0B">
        <w:t>Valor do recurso próprio e Valor de ASTEC, caso a proposta esteja marcada para financiar a ASTEC.</w:t>
      </w:r>
    </w:p>
    <w:p w14:paraId="630553C9" w14:textId="736EAA5D" w:rsidR="30AA730A" w:rsidRPr="00A96C0B" w:rsidRDefault="30AA730A" w:rsidP="10A9246F">
      <w:pPr>
        <w:pStyle w:val="UnidaviTexto-Espao15"/>
      </w:pPr>
      <w:r w:rsidRPr="00A96C0B">
        <w:t xml:space="preserve">Na parte inferior do formulário estão os botões de navegação para Documentações, Imóveis da proposta e Laudos de acompanhamento. Eles levam para os registros vinculados a essa proposta, no caso das documentações é o mesmo formulário utilizado </w:t>
      </w:r>
      <w:r w:rsidR="16E77537" w:rsidRPr="00A96C0B">
        <w:t>para documentações das pessoas, porém fazendo a ligação com a proposta, seguindo o que foi definido no RF 10.</w:t>
      </w:r>
    </w:p>
    <w:p w14:paraId="5D6992DA" w14:textId="152A1FF8" w:rsidR="3327D412" w:rsidRPr="00A96C0B" w:rsidRDefault="3327D412" w:rsidP="10A9246F">
      <w:pPr>
        <w:pStyle w:val="UnidaviTexto-Espao15"/>
      </w:pPr>
      <w:r w:rsidRPr="00A96C0B">
        <w:t>Ao clicar no botão Imóveis da proposta, o usuário será encaminhado para a tela onde será exibido todos os imóveis referentes a aquela proposta.</w:t>
      </w:r>
      <w:r w:rsidR="4218CB3B" w:rsidRPr="00A96C0B">
        <w:t xml:space="preserve"> Como pode ser visto na Figura </w:t>
      </w:r>
      <w:r w:rsidR="00853CA3" w:rsidRPr="00A96C0B">
        <w:t>37</w:t>
      </w:r>
      <w:r w:rsidR="4218CB3B" w:rsidRPr="00A96C0B">
        <w:t>, são exibidas as colunas de Código, Imóvel, Área e Ações.</w:t>
      </w:r>
    </w:p>
    <w:p w14:paraId="171BB1B5" w14:textId="0BE8660F" w:rsidR="10A9246F" w:rsidRPr="00A96C0B" w:rsidRDefault="10A9246F" w:rsidP="10A9246F">
      <w:pPr>
        <w:pStyle w:val="UnidaviTexto-Espao15"/>
      </w:pPr>
    </w:p>
    <w:p w14:paraId="7A1EEE3B" w14:textId="1A0D9B6D" w:rsidR="4218CB3B" w:rsidRPr="00A96C0B" w:rsidRDefault="4218CB3B" w:rsidP="55E9F482">
      <w:pPr>
        <w:pStyle w:val="UnidaviTexto-Espao15"/>
        <w:ind w:firstLine="708"/>
        <w:jc w:val="left"/>
      </w:pPr>
      <w:r w:rsidRPr="00A96C0B">
        <w:rPr>
          <w:b/>
          <w:bCs/>
          <w:sz w:val="20"/>
          <w:szCs w:val="20"/>
        </w:rPr>
        <w:t xml:space="preserve">Figura </w:t>
      </w:r>
      <w:r w:rsidR="00853CA3" w:rsidRPr="00A96C0B">
        <w:rPr>
          <w:b/>
          <w:bCs/>
          <w:sz w:val="20"/>
          <w:szCs w:val="20"/>
        </w:rPr>
        <w:t>37</w:t>
      </w:r>
      <w:r w:rsidRPr="00A96C0B">
        <w:rPr>
          <w:b/>
          <w:bCs/>
          <w:sz w:val="20"/>
          <w:szCs w:val="20"/>
        </w:rPr>
        <w:t xml:space="preserve"> – Listagem de </w:t>
      </w:r>
      <w:r w:rsidR="00853CA3" w:rsidRPr="00A96C0B">
        <w:rPr>
          <w:b/>
          <w:bCs/>
          <w:sz w:val="20"/>
          <w:szCs w:val="20"/>
        </w:rPr>
        <w:t>I</w:t>
      </w:r>
      <w:r w:rsidRPr="00A96C0B">
        <w:rPr>
          <w:b/>
          <w:bCs/>
          <w:sz w:val="20"/>
          <w:szCs w:val="20"/>
        </w:rPr>
        <w:t xml:space="preserve">móveis da </w:t>
      </w:r>
      <w:r w:rsidR="00853CA3" w:rsidRPr="00A96C0B">
        <w:rPr>
          <w:b/>
          <w:bCs/>
          <w:sz w:val="20"/>
          <w:szCs w:val="20"/>
        </w:rPr>
        <w:t>P</w:t>
      </w:r>
      <w:r w:rsidRPr="00A96C0B">
        <w:rPr>
          <w:b/>
          <w:bCs/>
          <w:sz w:val="20"/>
          <w:szCs w:val="20"/>
        </w:rPr>
        <w:t>roposta (RF 15)</w:t>
      </w:r>
    </w:p>
    <w:p w14:paraId="4D9EDFA8" w14:textId="0166B4CD" w:rsidR="4218CB3B" w:rsidRPr="00A96C0B" w:rsidRDefault="0623762A" w:rsidP="4E544FCE">
      <w:pPr>
        <w:pStyle w:val="UnidaviTexto-Espao15"/>
        <w:ind w:firstLine="708"/>
      </w:pPr>
      <w:r w:rsidRPr="00A96C0B">
        <w:rPr>
          <w:noProof/>
        </w:rPr>
        <w:drawing>
          <wp:inline distT="0" distB="0" distL="0" distR="0" wp14:anchorId="69C6242B" wp14:editId="739DDB47">
            <wp:extent cx="5309171" cy="984409"/>
            <wp:effectExtent l="0" t="0" r="0" b="0"/>
            <wp:docPr id="1616688346" name="Imagem 161668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6883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9171" cy="984409"/>
                    </a:xfrm>
                    <a:prstGeom prst="rect">
                      <a:avLst/>
                    </a:prstGeom>
                  </pic:spPr>
                </pic:pic>
              </a:graphicData>
            </a:graphic>
          </wp:inline>
        </w:drawing>
      </w:r>
      <w:r w:rsidR="4218CB3B" w:rsidRPr="00A96C0B">
        <w:tab/>
      </w:r>
      <w:r w:rsidR="4218CB3B" w:rsidRPr="00A96C0B">
        <w:rPr>
          <w:sz w:val="20"/>
          <w:szCs w:val="20"/>
        </w:rPr>
        <w:t>Fonte: acervo do autor (2023).</w:t>
      </w:r>
    </w:p>
    <w:p w14:paraId="4050BE10" w14:textId="476FA619" w:rsidR="10A9246F" w:rsidRPr="00A96C0B" w:rsidRDefault="10A9246F" w:rsidP="10A9246F">
      <w:pPr>
        <w:rPr>
          <w:sz w:val="20"/>
          <w:szCs w:val="20"/>
        </w:rPr>
      </w:pPr>
    </w:p>
    <w:p w14:paraId="6E979550" w14:textId="65CE9A8E" w:rsidR="4218CB3B" w:rsidRPr="00A96C0B" w:rsidRDefault="4218CB3B" w:rsidP="10A9246F">
      <w:pPr>
        <w:pStyle w:val="UnidaviTexto-Espao15"/>
      </w:pPr>
      <w:r w:rsidRPr="00A96C0B">
        <w:lastRenderedPageBreak/>
        <w:t>O cadastro de imóvel da proposta serve para definir quais imóveis serão utilizados naquela proposta e qual a área do imóvel que será utilizada. Portanto ao cadastrar um novo imóvel da proposta,</w:t>
      </w:r>
      <w:r w:rsidR="35AE572E" w:rsidRPr="00A96C0B">
        <w:t xml:space="preserve"> será exibido o formulário com os campos Área (obrigatório) e Imóvel (obrigatório)</w:t>
      </w:r>
      <w:r w:rsidRPr="00A96C0B">
        <w:t xml:space="preserve">, conforme </w:t>
      </w:r>
      <w:r w:rsidR="45C92C02" w:rsidRPr="00A96C0B">
        <w:t xml:space="preserve">Figura </w:t>
      </w:r>
      <w:r w:rsidR="00853CA3" w:rsidRPr="00A96C0B">
        <w:t>38</w:t>
      </w:r>
      <w:r w:rsidR="45C92C02" w:rsidRPr="00A96C0B">
        <w:t>. Caso seja informado uma área maior que a área total do imóvel</w:t>
      </w:r>
      <w:r w:rsidR="00897FE1">
        <w:t xml:space="preserve"> ou que a área financiada na proposta</w:t>
      </w:r>
      <w:r w:rsidR="45C92C02" w:rsidRPr="00A96C0B">
        <w:t xml:space="preserve">, o </w:t>
      </w:r>
      <w:proofErr w:type="spellStart"/>
      <w:r w:rsidR="4C9D4D83" w:rsidRPr="00A96C0B">
        <w:rPr>
          <w:i/>
          <w:iCs/>
        </w:rPr>
        <w:t>back-end</w:t>
      </w:r>
      <w:proofErr w:type="spellEnd"/>
      <w:r w:rsidR="45C92C02" w:rsidRPr="00A96C0B">
        <w:rPr>
          <w:i/>
          <w:iCs/>
        </w:rPr>
        <w:t xml:space="preserve"> </w:t>
      </w:r>
      <w:r w:rsidR="45C92C02" w:rsidRPr="00A96C0B">
        <w:t>retornará uma validação.</w:t>
      </w:r>
    </w:p>
    <w:p w14:paraId="15F50DB3" w14:textId="17BCBC5A" w:rsidR="10A9246F" w:rsidRPr="00A96C0B" w:rsidRDefault="10A9246F" w:rsidP="10A9246F">
      <w:pPr>
        <w:pStyle w:val="UnidaviTexto-Espao15"/>
      </w:pPr>
    </w:p>
    <w:p w14:paraId="3613CBFA" w14:textId="6F5FFF2F" w:rsidR="45C92C02" w:rsidRPr="00A96C0B" w:rsidRDefault="45C92C0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38</w:t>
      </w:r>
      <w:r w:rsidRPr="00A96C0B">
        <w:rPr>
          <w:b/>
          <w:bCs/>
          <w:sz w:val="20"/>
          <w:szCs w:val="20"/>
        </w:rPr>
        <w:t xml:space="preserve"> – </w:t>
      </w:r>
      <w:r w:rsidR="11797604" w:rsidRPr="00A96C0B">
        <w:rPr>
          <w:b/>
          <w:bCs/>
          <w:sz w:val="20"/>
          <w:szCs w:val="20"/>
        </w:rPr>
        <w:t xml:space="preserve">Cadastro de </w:t>
      </w:r>
      <w:r w:rsidR="00853CA3" w:rsidRPr="00A96C0B">
        <w:rPr>
          <w:b/>
          <w:bCs/>
          <w:sz w:val="20"/>
          <w:szCs w:val="20"/>
        </w:rPr>
        <w:t>I</w:t>
      </w:r>
      <w:r w:rsidR="11797604" w:rsidRPr="00A96C0B">
        <w:rPr>
          <w:b/>
          <w:bCs/>
          <w:sz w:val="20"/>
          <w:szCs w:val="20"/>
        </w:rPr>
        <w:t xml:space="preserve">móvel da </w:t>
      </w:r>
      <w:r w:rsidR="00853CA3" w:rsidRPr="00A96C0B">
        <w:rPr>
          <w:b/>
          <w:bCs/>
          <w:sz w:val="20"/>
          <w:szCs w:val="20"/>
        </w:rPr>
        <w:t>P</w:t>
      </w:r>
      <w:r w:rsidR="11797604" w:rsidRPr="00A96C0B">
        <w:rPr>
          <w:b/>
          <w:bCs/>
          <w:sz w:val="20"/>
          <w:szCs w:val="20"/>
        </w:rPr>
        <w:t>roposta</w:t>
      </w:r>
      <w:r w:rsidRPr="00A96C0B">
        <w:rPr>
          <w:b/>
          <w:bCs/>
          <w:sz w:val="20"/>
          <w:szCs w:val="20"/>
        </w:rPr>
        <w:t xml:space="preserve"> (RF 15)</w:t>
      </w:r>
    </w:p>
    <w:p w14:paraId="227CCA4A" w14:textId="6C91443B" w:rsidR="45C92C02" w:rsidRPr="00A96C0B" w:rsidRDefault="001239C5" w:rsidP="4E544FCE">
      <w:pPr>
        <w:pStyle w:val="UnidaviTexto-Espao15"/>
        <w:ind w:firstLine="708"/>
      </w:pPr>
      <w:r>
        <w:rPr>
          <w:noProof/>
        </w:rPr>
        <w:drawing>
          <wp:inline distT="0" distB="0" distL="0" distR="0" wp14:anchorId="1BF38E30" wp14:editId="1210E089">
            <wp:extent cx="5760720" cy="999490"/>
            <wp:effectExtent l="0" t="0" r="0" b="0"/>
            <wp:docPr id="1585166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6834" name=""/>
                    <pic:cNvPicPr/>
                  </pic:nvPicPr>
                  <pic:blipFill>
                    <a:blip r:embed="rId50"/>
                    <a:stretch>
                      <a:fillRect/>
                    </a:stretch>
                  </pic:blipFill>
                  <pic:spPr>
                    <a:xfrm>
                      <a:off x="0" y="0"/>
                      <a:ext cx="5760720" cy="999490"/>
                    </a:xfrm>
                    <a:prstGeom prst="rect">
                      <a:avLst/>
                    </a:prstGeom>
                  </pic:spPr>
                </pic:pic>
              </a:graphicData>
            </a:graphic>
          </wp:inline>
        </w:drawing>
      </w:r>
      <w:r w:rsidR="45C92C02" w:rsidRPr="00A96C0B">
        <w:tab/>
      </w:r>
      <w:r w:rsidR="45C92C02" w:rsidRPr="00A96C0B">
        <w:rPr>
          <w:sz w:val="20"/>
          <w:szCs w:val="20"/>
        </w:rPr>
        <w:t>Fonte: acervo do autor (2023).</w:t>
      </w:r>
    </w:p>
    <w:p w14:paraId="6B8CD0D1" w14:textId="435C3273" w:rsidR="10A9246F" w:rsidRPr="00A96C0B" w:rsidRDefault="10A9246F" w:rsidP="10A9246F">
      <w:pPr>
        <w:pStyle w:val="UnidaviTexto-Espao15"/>
      </w:pPr>
    </w:p>
    <w:p w14:paraId="2228BA07" w14:textId="2972DDB7" w:rsidR="438035A2" w:rsidRPr="00A96C0B" w:rsidRDefault="438035A2" w:rsidP="10A9246F">
      <w:pPr>
        <w:pStyle w:val="UnidaviTexto-Espao15"/>
      </w:pPr>
      <w:r w:rsidRPr="00A96C0B">
        <w:t xml:space="preserve">Ao clicar no botão Laudos de </w:t>
      </w:r>
      <w:r w:rsidR="00E15A27">
        <w:t>A</w:t>
      </w:r>
      <w:r w:rsidR="00E15A27" w:rsidRPr="00A96C0B">
        <w:t xml:space="preserve">companhamento </w:t>
      </w:r>
      <w:r w:rsidRPr="00A96C0B">
        <w:t>no formulário de proposta</w:t>
      </w:r>
      <w:r w:rsidR="00E15A27">
        <w:t xml:space="preserve"> (vide Figura 36)</w:t>
      </w:r>
      <w:r w:rsidRPr="00A96C0B">
        <w:t xml:space="preserve">, o usuário será direcionado para a tela que </w:t>
      </w:r>
      <w:r w:rsidR="00E15A27" w:rsidRPr="00A96C0B">
        <w:t>exib</w:t>
      </w:r>
      <w:r w:rsidR="00E15A27">
        <w:t>e</w:t>
      </w:r>
      <w:r w:rsidR="00E15A27" w:rsidRPr="00A96C0B">
        <w:t xml:space="preserve"> </w:t>
      </w:r>
      <w:r w:rsidRPr="00A96C0B">
        <w:t xml:space="preserve">todos os Laudos de acompanhamento cadastrado para aquela proposta. </w:t>
      </w:r>
      <w:r w:rsidR="00E15A27" w:rsidRPr="00A96C0B">
        <w:t>Conform</w:t>
      </w:r>
      <w:r w:rsidR="00E15A27">
        <w:t>e</w:t>
      </w:r>
      <w:r w:rsidR="00E15A27" w:rsidRPr="00A96C0B">
        <w:t xml:space="preserve"> </w:t>
      </w:r>
      <w:r w:rsidRPr="00A96C0B">
        <w:t>a Figura</w:t>
      </w:r>
      <w:r w:rsidR="64F1B6A0" w:rsidRPr="00A96C0B">
        <w:t xml:space="preserve"> </w:t>
      </w:r>
      <w:r w:rsidR="00853CA3" w:rsidRPr="00A96C0B">
        <w:t>39</w:t>
      </w:r>
      <w:r w:rsidR="64F1B6A0" w:rsidRPr="00A96C0B">
        <w:t xml:space="preserve">, são exibidas as colunas </w:t>
      </w:r>
      <w:r w:rsidR="3AD7A7A3" w:rsidRPr="00A96C0B">
        <w:t>Código, Sequencial, Data da vistoria, Data do laudo e Ações.</w:t>
      </w:r>
    </w:p>
    <w:p w14:paraId="2A6F741C" w14:textId="77A3CBB3" w:rsidR="10A9246F" w:rsidRPr="00A96C0B" w:rsidRDefault="10A9246F" w:rsidP="10A9246F">
      <w:pPr>
        <w:pStyle w:val="UnidaviTexto-Espao15"/>
      </w:pPr>
    </w:p>
    <w:p w14:paraId="66A36D3D" w14:textId="513541D7" w:rsidR="3AD7A7A3" w:rsidRPr="00A96C0B" w:rsidRDefault="3AD7A7A3"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39</w:t>
      </w:r>
      <w:r w:rsidRPr="00A96C0B">
        <w:rPr>
          <w:b/>
          <w:bCs/>
          <w:sz w:val="20"/>
          <w:szCs w:val="20"/>
        </w:rPr>
        <w:t xml:space="preserve"> – Listagem de </w:t>
      </w:r>
      <w:r w:rsidR="00853CA3" w:rsidRPr="00A96C0B">
        <w:rPr>
          <w:b/>
          <w:bCs/>
          <w:sz w:val="20"/>
          <w:szCs w:val="20"/>
        </w:rPr>
        <w:t>L</w:t>
      </w:r>
      <w:r w:rsidRPr="00A96C0B">
        <w:rPr>
          <w:b/>
          <w:bCs/>
          <w:sz w:val="20"/>
          <w:szCs w:val="20"/>
        </w:rPr>
        <w:t xml:space="preserve">audos de </w:t>
      </w:r>
      <w:r w:rsidR="00853CA3" w:rsidRPr="00A96C0B">
        <w:rPr>
          <w:b/>
          <w:bCs/>
          <w:sz w:val="20"/>
          <w:szCs w:val="20"/>
        </w:rPr>
        <w:t>A</w:t>
      </w:r>
      <w:r w:rsidRPr="00A96C0B">
        <w:rPr>
          <w:b/>
          <w:bCs/>
          <w:sz w:val="20"/>
          <w:szCs w:val="20"/>
        </w:rPr>
        <w:t>companhamento (RF 09)</w:t>
      </w:r>
    </w:p>
    <w:p w14:paraId="1C58BF67" w14:textId="5F20568A" w:rsidR="3AD7A7A3" w:rsidRPr="00A96C0B" w:rsidRDefault="3AD7A7A3" w:rsidP="4E544FCE">
      <w:pPr>
        <w:ind w:firstLine="708"/>
      </w:pPr>
      <w:r w:rsidRPr="00A96C0B">
        <w:rPr>
          <w:noProof/>
          <w:lang w:eastAsia="pt-BR"/>
        </w:rPr>
        <w:drawing>
          <wp:inline distT="0" distB="0" distL="0" distR="0" wp14:anchorId="0D5FF9D5" wp14:editId="78E8A7D5">
            <wp:extent cx="5334000" cy="966787"/>
            <wp:effectExtent l="0" t="0" r="0" b="0"/>
            <wp:docPr id="2019896020" name="Imagem 201989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98960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34000" cy="966787"/>
                    </a:xfrm>
                    <a:prstGeom prst="rect">
                      <a:avLst/>
                    </a:prstGeom>
                  </pic:spPr>
                </pic:pic>
              </a:graphicData>
            </a:graphic>
          </wp:inline>
        </w:drawing>
      </w:r>
      <w:r w:rsidRPr="00A96C0B">
        <w:tab/>
      </w:r>
      <w:r w:rsidR="17D1D34E" w:rsidRPr="00A96C0B">
        <w:rPr>
          <w:sz w:val="20"/>
          <w:szCs w:val="20"/>
        </w:rPr>
        <w:t>Fonte: acervo do autor (2023).</w:t>
      </w:r>
    </w:p>
    <w:p w14:paraId="52B8ADA3" w14:textId="6FD33ADD" w:rsidR="10A9246F" w:rsidRPr="00A96C0B" w:rsidRDefault="10A9246F" w:rsidP="00853CA3">
      <w:pPr>
        <w:pStyle w:val="UnidaviTexto-Espao15"/>
      </w:pPr>
    </w:p>
    <w:p w14:paraId="2655E76F" w14:textId="12610EE2" w:rsidR="17D1D34E" w:rsidRPr="00A96C0B" w:rsidRDefault="17D1D34E" w:rsidP="10A9246F">
      <w:pPr>
        <w:pStyle w:val="UnidaviTexto-Espao15"/>
      </w:pPr>
      <w:r w:rsidRPr="00A96C0B">
        <w:t xml:space="preserve">Ao cadastrar um novo laudo, </w:t>
      </w:r>
      <w:r w:rsidR="75C2A73B" w:rsidRPr="00A96C0B">
        <w:t xml:space="preserve">será exibido o formulário com os campos </w:t>
      </w:r>
      <w:proofErr w:type="spellStart"/>
      <w:r w:rsidR="75C2A73B" w:rsidRPr="00A96C0B">
        <w:t>Seq</w:t>
      </w:r>
      <w:proofErr w:type="spellEnd"/>
      <w:r w:rsidR="75C2A73B" w:rsidRPr="00A96C0B">
        <w:t>, Data da vistoria, Data do laudo, Produtividade do plano, Produtividade obtida</w:t>
      </w:r>
      <w:r w:rsidR="7C09D8C1" w:rsidRPr="00A96C0B">
        <w:t xml:space="preserve">, Situação do empreendimento e Observação, além das opções </w:t>
      </w:r>
      <w:r w:rsidR="00E15A27">
        <w:t>“</w:t>
      </w:r>
      <w:r w:rsidR="04DDDFA1" w:rsidRPr="00A96C0B">
        <w:t>Área cultivada corresponde a financiada</w:t>
      </w:r>
      <w:r w:rsidR="00E15A27">
        <w:t>”</w:t>
      </w:r>
      <w:r w:rsidR="04DDDFA1" w:rsidRPr="00A96C0B">
        <w:t xml:space="preserve">, </w:t>
      </w:r>
      <w:r w:rsidR="007A69EB">
        <w:t>“</w:t>
      </w:r>
      <w:r w:rsidR="04DDDFA1" w:rsidRPr="00A96C0B">
        <w:t>Lavoura plantada corresponder a financiada</w:t>
      </w:r>
      <w:r w:rsidR="007A69EB">
        <w:t>”</w:t>
      </w:r>
      <w:r w:rsidR="04DDDFA1" w:rsidRPr="00A96C0B">
        <w:t xml:space="preserve">, </w:t>
      </w:r>
      <w:r w:rsidR="007A69EB">
        <w:t>“</w:t>
      </w:r>
      <w:r w:rsidR="04DDDFA1" w:rsidRPr="00A96C0B">
        <w:t>Croqui identifica a área</w:t>
      </w:r>
      <w:r w:rsidR="007A69EB">
        <w:t>”</w:t>
      </w:r>
      <w:r w:rsidR="04DDDFA1" w:rsidRPr="00A96C0B">
        <w:t xml:space="preserve">, </w:t>
      </w:r>
      <w:r w:rsidR="007A69EB">
        <w:t>“</w:t>
      </w:r>
      <w:r w:rsidR="04DDDFA1" w:rsidRPr="00A96C0B">
        <w:t>Possui área com recursos p</w:t>
      </w:r>
      <w:r w:rsidR="2017D170" w:rsidRPr="00A96C0B">
        <w:t>róprios</w:t>
      </w:r>
      <w:r w:rsidR="007A69EB">
        <w:t>”</w:t>
      </w:r>
      <w:r w:rsidR="2017D170" w:rsidRPr="00A96C0B">
        <w:t xml:space="preserve">, </w:t>
      </w:r>
      <w:r w:rsidR="007A69EB">
        <w:t>“</w:t>
      </w:r>
      <w:r w:rsidR="2017D170" w:rsidRPr="00A96C0B">
        <w:t>Época de plantio atendeu ao zoneamento agrícola</w:t>
      </w:r>
      <w:r w:rsidR="007A69EB">
        <w:t>”</w:t>
      </w:r>
      <w:r w:rsidR="2017D170" w:rsidRPr="00A96C0B">
        <w:t xml:space="preserve">, </w:t>
      </w:r>
      <w:r w:rsidR="007A69EB">
        <w:t>“</w:t>
      </w:r>
      <w:r w:rsidR="2017D170" w:rsidRPr="00A96C0B">
        <w:t>Crédito aplicado corretamente</w:t>
      </w:r>
      <w:r w:rsidR="007A69EB">
        <w:t>”</w:t>
      </w:r>
      <w:r w:rsidR="2017D170" w:rsidRPr="00A96C0B">
        <w:t xml:space="preserve"> e </w:t>
      </w:r>
      <w:r w:rsidR="007A69EB">
        <w:t>“</w:t>
      </w:r>
      <w:r w:rsidR="2017D170" w:rsidRPr="00A96C0B">
        <w:t>Mutuário vem atendendo as recomendações</w:t>
      </w:r>
      <w:r w:rsidR="007A69EB">
        <w:t>”</w:t>
      </w:r>
      <w:r w:rsidR="2017D170" w:rsidRPr="00A96C0B">
        <w:t>.</w:t>
      </w:r>
      <w:r w:rsidR="75C2A73B" w:rsidRPr="00A96C0B">
        <w:t xml:space="preserve"> </w:t>
      </w:r>
      <w:r w:rsidR="73214962" w:rsidRPr="00A96C0B">
        <w:t>N</w:t>
      </w:r>
      <w:r w:rsidR="22FE72E4" w:rsidRPr="00A96C0B">
        <w:t>ão será necessário preencher nenhum campo, pois os laudos podem ser cadastrados previamente</w:t>
      </w:r>
      <w:r w:rsidR="007A69EB">
        <w:t xml:space="preserve"> a realização da </w:t>
      </w:r>
      <w:proofErr w:type="spellStart"/>
      <w:r w:rsidR="007A69EB">
        <w:t>vistória</w:t>
      </w:r>
      <w:proofErr w:type="spellEnd"/>
      <w:r w:rsidR="22FE72E4" w:rsidRPr="00A96C0B">
        <w:t>, e somente quando a vistoria for realizada que os dados serão preenchidos</w:t>
      </w:r>
      <w:r w:rsidR="17A8730A" w:rsidRPr="00A96C0B">
        <w:t>. P</w:t>
      </w:r>
      <w:r w:rsidR="22FE72E4" w:rsidRPr="00A96C0B">
        <w:t xml:space="preserve">ortanto o laudo também possui um controle de status, podendo estar cadastrado ou encerrado. </w:t>
      </w:r>
      <w:r w:rsidR="4FE6C1D7" w:rsidRPr="00A96C0B">
        <w:t xml:space="preserve">Conforme a </w:t>
      </w:r>
      <w:r w:rsidR="4FE6C1D7" w:rsidRPr="00A96C0B">
        <w:lastRenderedPageBreak/>
        <w:t xml:space="preserve">Figura </w:t>
      </w:r>
      <w:r w:rsidR="00853CA3" w:rsidRPr="00A96C0B">
        <w:t>40</w:t>
      </w:r>
      <w:r w:rsidR="4FE6C1D7" w:rsidRPr="00A96C0B">
        <w:t>, p</w:t>
      </w:r>
      <w:r w:rsidR="22FE72E4" w:rsidRPr="00A96C0B">
        <w:t xml:space="preserve">ara encerrar será </w:t>
      </w:r>
      <w:r w:rsidR="4A815F59" w:rsidRPr="00A96C0B">
        <w:t xml:space="preserve">exibido o botão Encerrar na parte inferior do formulário, e ao Encerrar o laudo será </w:t>
      </w:r>
      <w:r w:rsidR="00897FE1">
        <w:t>obrigatório preencher todos os campos, ou seja, nenhum campo além das opções poderá estar vazio ao encerrar o registro</w:t>
      </w:r>
      <w:r w:rsidR="4A815F59" w:rsidRPr="00A96C0B">
        <w:t>.</w:t>
      </w:r>
    </w:p>
    <w:p w14:paraId="2815A9E4" w14:textId="697AC371" w:rsidR="10A9246F" w:rsidRPr="00A96C0B" w:rsidRDefault="10A9246F" w:rsidP="10A9246F">
      <w:pPr>
        <w:pStyle w:val="UnidaviTexto-Espao15"/>
      </w:pPr>
    </w:p>
    <w:p w14:paraId="56E45BEB" w14:textId="00CF0211" w:rsidR="0A1D1BA7" w:rsidRPr="00A96C0B" w:rsidRDefault="0A1D1BA7"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40</w:t>
      </w:r>
      <w:r w:rsidRPr="00A96C0B">
        <w:rPr>
          <w:b/>
          <w:bCs/>
          <w:sz w:val="20"/>
          <w:szCs w:val="20"/>
        </w:rPr>
        <w:t xml:space="preserve"> – Cadastro de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12BEA51C" w14:textId="38F7C42F" w:rsidR="0A1D1BA7" w:rsidRPr="00A96C0B" w:rsidRDefault="001239C5" w:rsidP="4E544FCE">
      <w:pPr>
        <w:pStyle w:val="UnidaviTexto-Espao15"/>
        <w:ind w:firstLine="708"/>
      </w:pPr>
      <w:r>
        <w:rPr>
          <w:noProof/>
        </w:rPr>
        <w:drawing>
          <wp:inline distT="0" distB="0" distL="0" distR="0" wp14:anchorId="142E04D6" wp14:editId="6AFA8702">
            <wp:extent cx="5760720" cy="2235200"/>
            <wp:effectExtent l="0" t="0" r="0" b="0"/>
            <wp:docPr id="830962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2934" name=""/>
                    <pic:cNvPicPr/>
                  </pic:nvPicPr>
                  <pic:blipFill>
                    <a:blip r:embed="rId52"/>
                    <a:stretch>
                      <a:fillRect/>
                    </a:stretch>
                  </pic:blipFill>
                  <pic:spPr>
                    <a:xfrm>
                      <a:off x="0" y="0"/>
                      <a:ext cx="5760720" cy="2235200"/>
                    </a:xfrm>
                    <a:prstGeom prst="rect">
                      <a:avLst/>
                    </a:prstGeom>
                  </pic:spPr>
                </pic:pic>
              </a:graphicData>
            </a:graphic>
          </wp:inline>
        </w:drawing>
      </w:r>
      <w:r w:rsidR="0A1D1BA7" w:rsidRPr="00A96C0B">
        <w:tab/>
      </w:r>
      <w:r w:rsidR="0A1D1BA7" w:rsidRPr="00A96C0B">
        <w:rPr>
          <w:sz w:val="20"/>
          <w:szCs w:val="20"/>
        </w:rPr>
        <w:t>Fonte: acervo do autor (2023).</w:t>
      </w:r>
    </w:p>
    <w:p w14:paraId="6DEAAF88" w14:textId="607C0AD1" w:rsidR="10A9246F" w:rsidRPr="00A96C0B" w:rsidRDefault="10A9246F" w:rsidP="10A9246F">
      <w:pPr>
        <w:pStyle w:val="UnidaviTexto-Espao15"/>
        <w:ind w:firstLine="0"/>
      </w:pPr>
    </w:p>
    <w:p w14:paraId="23B7A7CA" w14:textId="2C299A89" w:rsidR="0A1D1BA7" w:rsidRPr="00A96C0B" w:rsidRDefault="0A1D1BA7" w:rsidP="10A9246F">
      <w:pPr>
        <w:pStyle w:val="UnidaviTexto-Espao15"/>
      </w:pPr>
      <w:r w:rsidRPr="00A96C0B">
        <w:t>O campo sequencial</w:t>
      </w:r>
      <w:r w:rsidR="00E15A27">
        <w:t xml:space="preserve"> (</w:t>
      </w:r>
      <w:proofErr w:type="spellStart"/>
      <w:r w:rsidR="00E15A27">
        <w:t>Seq</w:t>
      </w:r>
      <w:proofErr w:type="spellEnd"/>
      <w:r w:rsidR="00E15A27">
        <w:t>)</w:t>
      </w:r>
      <w:r w:rsidRPr="00A96C0B">
        <w:t xml:space="preserve"> será preenchido automaticamente ao cadastrar o registro, pois será o identificador do laudo na proposta.</w:t>
      </w:r>
    </w:p>
    <w:p w14:paraId="3BB784AC" w14:textId="7006BAC7" w:rsidR="0A1D1BA7" w:rsidRPr="00A96C0B" w:rsidRDefault="0A1D1BA7" w:rsidP="10A9246F">
      <w:pPr>
        <w:pStyle w:val="UnidaviTexto-Espao15"/>
      </w:pPr>
      <w:r w:rsidRPr="00A96C0B">
        <w:t xml:space="preserve">Na parte inferior do formulário poderá ser acessada a tela de Diagnósticos do laudo, onde o usuário será direcionado para a tela onde exibirá todos os diagnósticos cadastrados para esse Laudo de acompanhamento, conforme a Figura </w:t>
      </w:r>
      <w:r w:rsidR="00853CA3" w:rsidRPr="00A96C0B">
        <w:t>41</w:t>
      </w:r>
      <w:r w:rsidRPr="00A96C0B">
        <w:t>.</w:t>
      </w:r>
    </w:p>
    <w:p w14:paraId="3905D74D" w14:textId="1A9D54C1" w:rsidR="10A9246F" w:rsidRPr="00A96C0B" w:rsidRDefault="10A9246F" w:rsidP="10A9246F">
      <w:pPr>
        <w:pStyle w:val="UnidaviTexto-Espao15"/>
      </w:pPr>
    </w:p>
    <w:p w14:paraId="0E41D0C2" w14:textId="5CBBF11D" w:rsidR="597986E0" w:rsidRPr="00A96C0B" w:rsidRDefault="597986E0"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41</w:t>
      </w:r>
      <w:r w:rsidRPr="00A96C0B">
        <w:rPr>
          <w:b/>
          <w:bCs/>
          <w:sz w:val="20"/>
          <w:szCs w:val="20"/>
        </w:rPr>
        <w:t xml:space="preserve"> – Listagem de </w:t>
      </w:r>
      <w:r w:rsidR="00853CA3" w:rsidRPr="00A96C0B">
        <w:rPr>
          <w:b/>
          <w:bCs/>
          <w:sz w:val="20"/>
          <w:szCs w:val="20"/>
        </w:rPr>
        <w:t>D</w:t>
      </w:r>
      <w:r w:rsidRPr="00A96C0B">
        <w:rPr>
          <w:b/>
          <w:bCs/>
          <w:sz w:val="20"/>
          <w:szCs w:val="20"/>
        </w:rPr>
        <w:t xml:space="preserve">iagnósticos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9C4F317" w14:textId="06E3D14C" w:rsidR="597986E0" w:rsidRPr="00A96C0B" w:rsidRDefault="597986E0" w:rsidP="4E544FCE">
      <w:pPr>
        <w:pStyle w:val="UnidaviTexto-Espao15"/>
        <w:ind w:firstLine="708"/>
      </w:pPr>
      <w:r w:rsidRPr="00A96C0B">
        <w:rPr>
          <w:noProof/>
        </w:rPr>
        <w:drawing>
          <wp:inline distT="0" distB="0" distL="0" distR="0" wp14:anchorId="2141D1FB" wp14:editId="6CC20A8A">
            <wp:extent cx="5330078" cy="943868"/>
            <wp:effectExtent l="0" t="0" r="0" b="0"/>
            <wp:docPr id="49316562" name="Imagem 4931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16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0078" cy="943868"/>
                    </a:xfrm>
                    <a:prstGeom prst="rect">
                      <a:avLst/>
                    </a:prstGeom>
                  </pic:spPr>
                </pic:pic>
              </a:graphicData>
            </a:graphic>
          </wp:inline>
        </w:drawing>
      </w:r>
      <w:r w:rsidRPr="00A96C0B">
        <w:tab/>
      </w:r>
      <w:r w:rsidRPr="00A96C0B">
        <w:rPr>
          <w:sz w:val="20"/>
          <w:szCs w:val="20"/>
        </w:rPr>
        <w:t>Fonte: acervo do autor (2023).</w:t>
      </w:r>
    </w:p>
    <w:p w14:paraId="6C0B05E2" w14:textId="64CFE14B" w:rsidR="10A9246F" w:rsidRPr="00A96C0B" w:rsidRDefault="10A9246F" w:rsidP="10A9246F">
      <w:pPr>
        <w:pStyle w:val="UnidaviTexto-Espao15"/>
        <w:ind w:firstLine="0"/>
      </w:pPr>
    </w:p>
    <w:p w14:paraId="175FB647" w14:textId="02911FBB" w:rsidR="597986E0" w:rsidRPr="00A96C0B" w:rsidRDefault="597986E0" w:rsidP="10A9246F">
      <w:pPr>
        <w:pStyle w:val="UnidaviTexto-Espao15"/>
      </w:pPr>
      <w:r w:rsidRPr="00A96C0B">
        <w:t xml:space="preserve">Ao cadastrar um novo diagnóstico, </w:t>
      </w:r>
      <w:r w:rsidR="630C4BE9" w:rsidRPr="00A96C0B">
        <w:t xml:space="preserve">conforme a Figura </w:t>
      </w:r>
      <w:r w:rsidR="00853CA3" w:rsidRPr="00A96C0B">
        <w:t>42</w:t>
      </w:r>
      <w:r w:rsidR="630C4BE9" w:rsidRPr="00A96C0B">
        <w:t>,</w:t>
      </w:r>
      <w:r w:rsidR="30C2C15A" w:rsidRPr="00A96C0B">
        <w:t xml:space="preserve"> são exibidos os campos Área afetada (obrigatório), Nível (obrigatório), Diagnóstico (obrigatório) e Observação, além das opções</w:t>
      </w:r>
      <w:r w:rsidR="12BD3076" w:rsidRPr="00A96C0B">
        <w:t xml:space="preserve"> </w:t>
      </w:r>
      <w:r w:rsidR="00E15A27">
        <w:t>“</w:t>
      </w:r>
      <w:r w:rsidR="30C2C15A" w:rsidRPr="00A96C0B">
        <w:t xml:space="preserve">Alterou a </w:t>
      </w:r>
      <w:r w:rsidR="01930574" w:rsidRPr="00A96C0B">
        <w:t>produtividade</w:t>
      </w:r>
      <w:r w:rsidR="00E15A27">
        <w:t>”</w:t>
      </w:r>
      <w:r w:rsidR="30C2C15A" w:rsidRPr="00A96C0B">
        <w:t xml:space="preserve"> e</w:t>
      </w:r>
      <w:r w:rsidR="71819167" w:rsidRPr="00A96C0B">
        <w:t xml:space="preserve"> </w:t>
      </w:r>
      <w:r w:rsidR="00E15A27">
        <w:t>“</w:t>
      </w:r>
      <w:r w:rsidR="30C2C15A" w:rsidRPr="00A96C0B">
        <w:t>Fa</w:t>
      </w:r>
      <w:r w:rsidR="7FF0A879" w:rsidRPr="00A96C0B">
        <w:t>zer controle</w:t>
      </w:r>
      <w:r w:rsidR="00E15A27">
        <w:t>”</w:t>
      </w:r>
      <w:r w:rsidR="505CBADF" w:rsidRPr="00A96C0B">
        <w:t>.</w:t>
      </w:r>
    </w:p>
    <w:p w14:paraId="396B8E39" w14:textId="62FD08A3" w:rsidR="10A9246F" w:rsidRPr="00A96C0B" w:rsidRDefault="10A9246F" w:rsidP="10A9246F">
      <w:pPr>
        <w:pStyle w:val="UnidaviTexto-Espao15"/>
        <w:ind w:firstLine="0"/>
      </w:pPr>
    </w:p>
    <w:p w14:paraId="5368E7D3" w14:textId="6BFF38F5" w:rsidR="425EBE82" w:rsidRPr="00A96C0B" w:rsidRDefault="425EBE8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42</w:t>
      </w:r>
      <w:r w:rsidRPr="00A96C0B">
        <w:rPr>
          <w:b/>
          <w:bCs/>
          <w:sz w:val="20"/>
          <w:szCs w:val="20"/>
        </w:rPr>
        <w:t xml:space="preserve"> – Cadastro de </w:t>
      </w:r>
      <w:r w:rsidR="00853CA3" w:rsidRPr="00A96C0B">
        <w:rPr>
          <w:b/>
          <w:bCs/>
          <w:sz w:val="20"/>
          <w:szCs w:val="20"/>
        </w:rPr>
        <w:t>D</w:t>
      </w:r>
      <w:r w:rsidRPr="00A96C0B">
        <w:rPr>
          <w:b/>
          <w:bCs/>
          <w:sz w:val="20"/>
          <w:szCs w:val="20"/>
        </w:rPr>
        <w:t xml:space="preserve">iagnóstico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6CF7C12" w14:textId="1A7B4667" w:rsidR="425EBE82" w:rsidRPr="00A96C0B" w:rsidRDefault="001239C5" w:rsidP="4E544FCE">
      <w:pPr>
        <w:pStyle w:val="UnidaviTexto-Espao15"/>
        <w:ind w:firstLine="708"/>
      </w:pPr>
      <w:r>
        <w:rPr>
          <w:noProof/>
        </w:rPr>
        <w:lastRenderedPageBreak/>
        <w:drawing>
          <wp:inline distT="0" distB="0" distL="0" distR="0" wp14:anchorId="06489911" wp14:editId="1E85C76B">
            <wp:extent cx="5760720" cy="1355725"/>
            <wp:effectExtent l="0" t="0" r="0" b="0"/>
            <wp:docPr id="115945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2493" name=""/>
                    <pic:cNvPicPr/>
                  </pic:nvPicPr>
                  <pic:blipFill>
                    <a:blip r:embed="rId54"/>
                    <a:stretch>
                      <a:fillRect/>
                    </a:stretch>
                  </pic:blipFill>
                  <pic:spPr>
                    <a:xfrm>
                      <a:off x="0" y="0"/>
                      <a:ext cx="5760720" cy="1355725"/>
                    </a:xfrm>
                    <a:prstGeom prst="rect">
                      <a:avLst/>
                    </a:prstGeom>
                  </pic:spPr>
                </pic:pic>
              </a:graphicData>
            </a:graphic>
          </wp:inline>
        </w:drawing>
      </w:r>
      <w:r w:rsidR="425EBE82" w:rsidRPr="00A96C0B">
        <w:tab/>
      </w:r>
      <w:r w:rsidR="425EBE82" w:rsidRPr="00A96C0B">
        <w:rPr>
          <w:sz w:val="20"/>
          <w:szCs w:val="20"/>
        </w:rPr>
        <w:t>Fonte: acervo do autor (2023).</w:t>
      </w:r>
    </w:p>
    <w:p w14:paraId="41F42336" w14:textId="459747A3" w:rsidR="10A9246F" w:rsidRPr="00A96C0B" w:rsidRDefault="10A9246F" w:rsidP="10A9246F">
      <w:pPr>
        <w:pStyle w:val="UnidaviTexto-Espao15"/>
      </w:pPr>
    </w:p>
    <w:p w14:paraId="267863FB" w14:textId="29772874" w:rsidR="6A8A1BDA" w:rsidRPr="00A96C0B" w:rsidRDefault="6A8A1BDA" w:rsidP="10A9246F">
      <w:pPr>
        <w:pStyle w:val="UnidaviTexto-Espao15"/>
      </w:pPr>
      <w:r w:rsidRPr="00A96C0B">
        <w:t xml:space="preserve">Na proposta também existe o botão Imprimir, que fica disponível tanto nas ações da listagem quanto no final do formulário de detalhe. Ao clicar em imprimir, o formulário será preparado para impressão, bloqueando </w:t>
      </w:r>
      <w:r w:rsidR="41C0F658" w:rsidRPr="00A96C0B">
        <w:t>todos os campos e adicionando uma área para assinatura do Proponente e do Responsável técnico</w:t>
      </w:r>
      <w:r w:rsidR="3088923C" w:rsidRPr="00A96C0B">
        <w:t xml:space="preserve">, conforme Figura </w:t>
      </w:r>
      <w:r w:rsidR="00853CA3" w:rsidRPr="00A96C0B">
        <w:t>43</w:t>
      </w:r>
      <w:r w:rsidR="41C0F658" w:rsidRPr="00A96C0B">
        <w:t xml:space="preserve">. </w:t>
      </w:r>
    </w:p>
    <w:p w14:paraId="29877003" w14:textId="6C92EB18" w:rsidR="10A9246F" w:rsidRPr="00A96C0B" w:rsidRDefault="10A9246F" w:rsidP="10A9246F">
      <w:pPr>
        <w:pStyle w:val="UnidaviTexto-Espao15"/>
      </w:pPr>
    </w:p>
    <w:p w14:paraId="5B481BCB" w14:textId="1D717487" w:rsidR="088173A5" w:rsidRPr="00A96C0B" w:rsidRDefault="088173A5"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43</w:t>
      </w:r>
      <w:r w:rsidRPr="00A96C0B">
        <w:rPr>
          <w:b/>
          <w:bCs/>
          <w:sz w:val="20"/>
          <w:szCs w:val="20"/>
        </w:rPr>
        <w:t xml:space="preserve"> – Formulário de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6CEBC739" w14:textId="56CECEB8" w:rsidR="088173A5" w:rsidRPr="00A96C0B" w:rsidRDefault="001239C5" w:rsidP="4E544FCE">
      <w:pPr>
        <w:pStyle w:val="UnidaviTexto-Espao15"/>
        <w:ind w:firstLine="708"/>
      </w:pPr>
      <w:r>
        <w:rPr>
          <w:noProof/>
        </w:rPr>
        <w:drawing>
          <wp:inline distT="0" distB="0" distL="0" distR="0" wp14:anchorId="56DD51AB" wp14:editId="1BA071A8">
            <wp:extent cx="5760720" cy="2937510"/>
            <wp:effectExtent l="0" t="0" r="0" b="0"/>
            <wp:docPr id="184053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2256" name=""/>
                    <pic:cNvPicPr/>
                  </pic:nvPicPr>
                  <pic:blipFill>
                    <a:blip r:embed="rId55"/>
                    <a:stretch>
                      <a:fillRect/>
                    </a:stretch>
                  </pic:blipFill>
                  <pic:spPr>
                    <a:xfrm>
                      <a:off x="0" y="0"/>
                      <a:ext cx="5760720" cy="2937510"/>
                    </a:xfrm>
                    <a:prstGeom prst="rect">
                      <a:avLst/>
                    </a:prstGeom>
                  </pic:spPr>
                </pic:pic>
              </a:graphicData>
            </a:graphic>
          </wp:inline>
        </w:drawing>
      </w:r>
      <w:r w:rsidR="088173A5" w:rsidRPr="00A96C0B">
        <w:tab/>
      </w:r>
      <w:r w:rsidR="088173A5" w:rsidRPr="00A96C0B">
        <w:rPr>
          <w:sz w:val="20"/>
          <w:szCs w:val="20"/>
        </w:rPr>
        <w:t>Fonte: acervo do autor (2023).</w:t>
      </w:r>
    </w:p>
    <w:p w14:paraId="07345E35" w14:textId="3354E70D" w:rsidR="10A9246F" w:rsidRPr="00A96C0B" w:rsidRDefault="10A9246F" w:rsidP="10A9246F">
      <w:pPr>
        <w:pStyle w:val="UnidaviTexto-Espao15"/>
        <w:ind w:firstLine="0"/>
        <w:rPr>
          <w:sz w:val="20"/>
          <w:szCs w:val="20"/>
        </w:rPr>
      </w:pPr>
    </w:p>
    <w:p w14:paraId="775DFBBE" w14:textId="00AC1D86" w:rsidR="05E315FA" w:rsidRPr="00A96C0B" w:rsidRDefault="05E315FA" w:rsidP="10A9246F">
      <w:pPr>
        <w:pStyle w:val="UnidaviTexto-Espao15"/>
      </w:pPr>
      <w:r w:rsidRPr="00A96C0B">
        <w:t xml:space="preserve">Assim ao dar o comando imprimir no navegador, o menu lateral será escondido e será impresso apenas os dados da proposta, conforme Figura </w:t>
      </w:r>
      <w:r w:rsidR="00853CA3" w:rsidRPr="00A96C0B">
        <w:t>44</w:t>
      </w:r>
      <w:r w:rsidRPr="00A96C0B">
        <w:t>.</w:t>
      </w:r>
    </w:p>
    <w:p w14:paraId="7DD3126D" w14:textId="5268559F" w:rsidR="10A9246F" w:rsidRPr="00A96C0B" w:rsidRDefault="10A9246F" w:rsidP="10A9246F">
      <w:pPr>
        <w:pStyle w:val="UnidaviTexto-Espao15"/>
      </w:pPr>
    </w:p>
    <w:p w14:paraId="0C4E26FF" w14:textId="784D43E6" w:rsidR="05E315FA" w:rsidRPr="00A96C0B" w:rsidRDefault="05E315FA"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44</w:t>
      </w:r>
      <w:r w:rsidRPr="00A96C0B">
        <w:rPr>
          <w:b/>
          <w:bCs/>
          <w:sz w:val="20"/>
          <w:szCs w:val="20"/>
        </w:rPr>
        <w:t xml:space="preserv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38F682AF" w14:textId="0EC7DE5D" w:rsidR="05E315FA" w:rsidRPr="00A96C0B" w:rsidRDefault="001239C5" w:rsidP="4E544FCE">
      <w:pPr>
        <w:pStyle w:val="UnidaviTexto-Espao15"/>
        <w:ind w:firstLine="708"/>
      </w:pPr>
      <w:r>
        <w:rPr>
          <w:noProof/>
        </w:rPr>
        <w:lastRenderedPageBreak/>
        <w:drawing>
          <wp:inline distT="0" distB="0" distL="0" distR="0" wp14:anchorId="24AA5853" wp14:editId="219AAF35">
            <wp:extent cx="5760720" cy="2934335"/>
            <wp:effectExtent l="0" t="0" r="0" b="0"/>
            <wp:docPr id="161042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451" name=""/>
                    <pic:cNvPicPr/>
                  </pic:nvPicPr>
                  <pic:blipFill>
                    <a:blip r:embed="rId56"/>
                    <a:stretch>
                      <a:fillRect/>
                    </a:stretch>
                  </pic:blipFill>
                  <pic:spPr>
                    <a:xfrm>
                      <a:off x="0" y="0"/>
                      <a:ext cx="5760720" cy="2934335"/>
                    </a:xfrm>
                    <a:prstGeom prst="rect">
                      <a:avLst/>
                    </a:prstGeom>
                  </pic:spPr>
                </pic:pic>
              </a:graphicData>
            </a:graphic>
          </wp:inline>
        </w:drawing>
      </w:r>
      <w:r w:rsidR="05E315FA" w:rsidRPr="00A96C0B">
        <w:tab/>
      </w:r>
      <w:r w:rsidR="05E315FA" w:rsidRPr="00A96C0B">
        <w:rPr>
          <w:sz w:val="20"/>
          <w:szCs w:val="20"/>
        </w:rPr>
        <w:t>Fonte: acervo do autor (2023).</w:t>
      </w:r>
    </w:p>
    <w:p w14:paraId="33B67E25" w14:textId="0BC705F0" w:rsidR="10A9246F" w:rsidRPr="00A96C0B" w:rsidRDefault="10A9246F" w:rsidP="10A9246F">
      <w:pPr>
        <w:pStyle w:val="UnidaviTexto-Espao15"/>
        <w:ind w:firstLine="0"/>
      </w:pPr>
    </w:p>
    <w:p w14:paraId="6405498A" w14:textId="66A4D298" w:rsidR="07E64D3E" w:rsidRPr="00A96C0B" w:rsidRDefault="07E64D3E" w:rsidP="10A9246F">
      <w:pPr>
        <w:pStyle w:val="UnidaviTexto-Espao15"/>
      </w:pPr>
      <w:r w:rsidRPr="00A96C0B">
        <w:t xml:space="preserve">Todas as telas possuem responsividade, conforme definido </w:t>
      </w:r>
      <w:r w:rsidR="380903F0" w:rsidRPr="00A96C0B">
        <w:t xml:space="preserve">no RNF 07, assim como pode ser visto na Figura </w:t>
      </w:r>
      <w:r w:rsidR="00853CA3" w:rsidRPr="00A96C0B">
        <w:t>45</w:t>
      </w:r>
      <w:r w:rsidR="380903F0" w:rsidRPr="00A96C0B">
        <w:t>, o menu fica escondido em telas menores, exibindo um botão que abre</w:t>
      </w:r>
      <w:r w:rsidR="4F99C556" w:rsidRPr="00A96C0B">
        <w:t xml:space="preserve"> o menu somente nos momentos que o usuário precisar</w:t>
      </w:r>
      <w:r w:rsidR="1701DBBA" w:rsidRPr="00A96C0B">
        <w:t xml:space="preserve">, conforme a Figura </w:t>
      </w:r>
      <w:r w:rsidR="00853CA3" w:rsidRPr="00A96C0B">
        <w:t>46</w:t>
      </w:r>
      <w:r w:rsidR="4F99C556" w:rsidRPr="00A96C0B">
        <w:t>.</w:t>
      </w:r>
    </w:p>
    <w:p w14:paraId="4C9E24A6" w14:textId="6BE44CBB" w:rsidR="10A9246F" w:rsidRPr="00A96C0B" w:rsidRDefault="10A9246F" w:rsidP="10A9246F">
      <w:pPr>
        <w:pStyle w:val="UnidaviTexto-Espao15"/>
      </w:pPr>
    </w:p>
    <w:p w14:paraId="64B934C4" w14:textId="49D49FAD" w:rsidR="35763548" w:rsidRPr="00A96C0B" w:rsidRDefault="35763548"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45</w:t>
      </w:r>
      <w:r w:rsidRPr="00A96C0B">
        <w:rPr>
          <w:b/>
          <w:bCs/>
          <w:sz w:val="20"/>
          <w:szCs w:val="20"/>
        </w:rPr>
        <w:t xml:space="preserve"> – Menu </w:t>
      </w:r>
      <w:r w:rsidR="00853CA3" w:rsidRPr="00A96C0B">
        <w:rPr>
          <w:b/>
          <w:bCs/>
          <w:sz w:val="20"/>
          <w:szCs w:val="20"/>
        </w:rPr>
        <w:t>L</w:t>
      </w:r>
      <w:r w:rsidRPr="00A96C0B">
        <w:rPr>
          <w:b/>
          <w:bCs/>
          <w:sz w:val="20"/>
          <w:szCs w:val="20"/>
        </w:rPr>
        <w:t xml:space="preserve">ateral </w:t>
      </w:r>
      <w:r w:rsidR="00853CA3" w:rsidRPr="00A96C0B">
        <w:rPr>
          <w:b/>
          <w:bCs/>
          <w:sz w:val="20"/>
          <w:szCs w:val="20"/>
        </w:rPr>
        <w:t>F</w:t>
      </w:r>
      <w:r w:rsidRPr="00A96C0B">
        <w:rPr>
          <w:b/>
          <w:bCs/>
          <w:sz w:val="20"/>
          <w:szCs w:val="20"/>
        </w:rPr>
        <w:t>echado</w:t>
      </w:r>
    </w:p>
    <w:p w14:paraId="296C431D" w14:textId="78EE7DDA" w:rsidR="2EEC37EF" w:rsidRPr="00A96C0B" w:rsidRDefault="2EEC37EF" w:rsidP="4E544FCE">
      <w:pPr>
        <w:pStyle w:val="UnidaviTexto-Espao15"/>
        <w:ind w:firstLine="708"/>
      </w:pPr>
      <w:r w:rsidRPr="00A96C0B">
        <w:rPr>
          <w:noProof/>
        </w:rPr>
        <w:lastRenderedPageBreak/>
        <w:drawing>
          <wp:inline distT="0" distB="0" distL="0" distR="0" wp14:anchorId="3A0D0E4A" wp14:editId="62BB9EA8">
            <wp:extent cx="2647950" cy="4572000"/>
            <wp:effectExtent l="0" t="0" r="0" b="0"/>
            <wp:docPr id="1176187730" name="Imagem 117618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87730"/>
                    <pic:cNvPicPr/>
                  </pic:nvPicPr>
                  <pic:blipFill>
                    <a:blip r:embed="rId57">
                      <a:extLst>
                        <a:ext uri="{28A0092B-C50C-407E-A947-70E740481C1C}">
                          <a14:useLocalDpi xmlns:a14="http://schemas.microsoft.com/office/drawing/2010/main" val="0"/>
                        </a:ext>
                      </a:extLst>
                    </a:blip>
                    <a:stretch>
                      <a:fillRect/>
                    </a:stretch>
                  </pic:blipFill>
                  <pic:spPr>
                    <a:xfrm>
                      <a:off x="0" y="0"/>
                      <a:ext cx="2647950" cy="4572000"/>
                    </a:xfrm>
                    <a:prstGeom prst="rect">
                      <a:avLst/>
                    </a:prstGeom>
                  </pic:spPr>
                </pic:pic>
              </a:graphicData>
            </a:graphic>
          </wp:inline>
        </w:drawing>
      </w:r>
    </w:p>
    <w:p w14:paraId="2789B914" w14:textId="7FAF6803" w:rsidR="7F09BA11" w:rsidRPr="00A96C0B" w:rsidRDefault="7F09BA11" w:rsidP="4E544FCE">
      <w:pPr>
        <w:pStyle w:val="UnidaviTexto-Espao15"/>
        <w:ind w:firstLine="708"/>
      </w:pPr>
      <w:r w:rsidRPr="00A96C0B">
        <w:rPr>
          <w:sz w:val="20"/>
          <w:szCs w:val="20"/>
        </w:rPr>
        <w:t>Fonte: acervo do autor (2023).</w:t>
      </w:r>
    </w:p>
    <w:p w14:paraId="409176B9" w14:textId="36DA075B" w:rsidR="10A9246F" w:rsidRPr="00A96C0B" w:rsidRDefault="10A9246F" w:rsidP="10A9246F">
      <w:pPr>
        <w:pStyle w:val="UnidaviTexto-Espao15"/>
        <w:ind w:firstLine="0"/>
      </w:pPr>
    </w:p>
    <w:p w14:paraId="3E7F34B0" w14:textId="0C42FB95" w:rsidR="2944CFEA" w:rsidRPr="00A96C0B" w:rsidRDefault="2944CFEA"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46</w:t>
      </w:r>
      <w:r w:rsidRPr="00A96C0B">
        <w:rPr>
          <w:b/>
          <w:bCs/>
          <w:sz w:val="20"/>
          <w:szCs w:val="20"/>
        </w:rPr>
        <w:t xml:space="preserve"> – Menu </w:t>
      </w:r>
      <w:r w:rsidR="00612383" w:rsidRPr="00A96C0B">
        <w:rPr>
          <w:b/>
          <w:bCs/>
          <w:sz w:val="20"/>
          <w:szCs w:val="20"/>
        </w:rPr>
        <w:t>L</w:t>
      </w:r>
      <w:r w:rsidRPr="00A96C0B">
        <w:rPr>
          <w:b/>
          <w:bCs/>
          <w:sz w:val="20"/>
          <w:szCs w:val="20"/>
        </w:rPr>
        <w:t xml:space="preserve">ateral </w:t>
      </w:r>
      <w:r w:rsidR="00612383" w:rsidRPr="00A96C0B">
        <w:rPr>
          <w:b/>
          <w:bCs/>
          <w:sz w:val="20"/>
          <w:szCs w:val="20"/>
        </w:rPr>
        <w:t>A</w:t>
      </w:r>
      <w:r w:rsidRPr="00A96C0B">
        <w:rPr>
          <w:b/>
          <w:bCs/>
          <w:sz w:val="20"/>
          <w:szCs w:val="20"/>
        </w:rPr>
        <w:t>berto</w:t>
      </w:r>
    </w:p>
    <w:p w14:paraId="6F5D6951" w14:textId="0660CE50" w:rsidR="2944CFEA" w:rsidRPr="00A96C0B" w:rsidRDefault="2944CFEA" w:rsidP="4E544FCE">
      <w:pPr>
        <w:pStyle w:val="UnidaviTexto-Espao15"/>
        <w:ind w:firstLine="708"/>
      </w:pPr>
      <w:r w:rsidRPr="00A96C0B">
        <w:rPr>
          <w:noProof/>
        </w:rPr>
        <w:lastRenderedPageBreak/>
        <w:drawing>
          <wp:inline distT="0" distB="0" distL="0" distR="0" wp14:anchorId="4D145634" wp14:editId="4D1299CC">
            <wp:extent cx="2619375" cy="4572000"/>
            <wp:effectExtent l="0" t="0" r="0" b="0"/>
            <wp:docPr id="1616026197" name="Imagem 161602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026197"/>
                    <pic:cNvPicPr/>
                  </pic:nvPicPr>
                  <pic:blipFill>
                    <a:blip r:embed="rId58">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p>
    <w:p w14:paraId="2D461A20" w14:textId="7FAF6803" w:rsidR="2944CFEA" w:rsidRPr="00A96C0B" w:rsidRDefault="2944CFEA" w:rsidP="4E544FCE">
      <w:pPr>
        <w:pStyle w:val="UnidaviTexto-Espao15"/>
        <w:ind w:firstLine="708"/>
      </w:pPr>
      <w:r w:rsidRPr="00A96C0B">
        <w:rPr>
          <w:sz w:val="20"/>
          <w:szCs w:val="20"/>
        </w:rPr>
        <w:t>Fonte: acervo do autor (2023).</w:t>
      </w:r>
    </w:p>
    <w:p w14:paraId="0A9B199F" w14:textId="3865132A" w:rsidR="10A9246F" w:rsidRPr="00A96C0B" w:rsidRDefault="10A9246F" w:rsidP="10A9246F">
      <w:pPr>
        <w:pStyle w:val="UnidaviTexto-Espao15"/>
        <w:ind w:firstLine="0"/>
      </w:pPr>
    </w:p>
    <w:p w14:paraId="2EDA6F5F" w14:textId="548384F0" w:rsidR="2944CFEA" w:rsidRPr="00A96C0B" w:rsidRDefault="2944CFEA" w:rsidP="10A9246F">
      <w:pPr>
        <w:pStyle w:val="UnidaviTexto-Espao15"/>
      </w:pPr>
      <w:r w:rsidRPr="00A96C0B">
        <w:t>Outra questão necessária na responsividade são os formulários, que precisa</w:t>
      </w:r>
      <w:r w:rsidR="005C01EC">
        <w:t>m</w:t>
      </w:r>
      <w:r w:rsidRPr="00A96C0B">
        <w:t xml:space="preserve"> adequar a organização dos campos de acordo com o tamanho da tela.</w:t>
      </w:r>
      <w:r w:rsidR="4D8B28D0" w:rsidRPr="00A96C0B">
        <w:t xml:space="preserve"> A Figura </w:t>
      </w:r>
      <w:r w:rsidR="00612383" w:rsidRPr="00A96C0B">
        <w:t>47</w:t>
      </w:r>
      <w:r w:rsidR="4D8B28D0" w:rsidRPr="00A96C0B">
        <w:t xml:space="preserve"> exemplifica essa</w:t>
      </w:r>
      <w:r w:rsidR="5817B5C4" w:rsidRPr="00A96C0B">
        <w:t xml:space="preserve"> </w:t>
      </w:r>
      <w:r w:rsidR="4D8B28D0" w:rsidRPr="00A96C0B">
        <w:t xml:space="preserve">responsividade com o formulário de </w:t>
      </w:r>
      <w:r w:rsidR="7705F8D4" w:rsidRPr="00A96C0B">
        <w:t>Imóvel</w:t>
      </w:r>
      <w:r w:rsidR="634313DF" w:rsidRPr="00A96C0B">
        <w:t>, que reorganiza o tamanho dos campos e sua localização para facilitar a utilização em equipamentos com um tamanho de tela menor.</w:t>
      </w:r>
    </w:p>
    <w:p w14:paraId="4E00DFCE" w14:textId="33084893" w:rsidR="10A9246F" w:rsidRPr="00A96C0B" w:rsidRDefault="10A9246F" w:rsidP="10A9246F">
      <w:pPr>
        <w:pStyle w:val="UnidaviTexto-Espao15"/>
        <w:ind w:firstLine="0"/>
      </w:pPr>
    </w:p>
    <w:p w14:paraId="3D530B5C" w14:textId="102C2426" w:rsidR="10A9246F" w:rsidRPr="00A96C0B" w:rsidRDefault="10A9246F" w:rsidP="10A9246F">
      <w:pPr>
        <w:pStyle w:val="UnidaviTexto-Espao15"/>
        <w:ind w:firstLine="0"/>
      </w:pPr>
    </w:p>
    <w:p w14:paraId="74DC2E5E" w14:textId="0CC6A326" w:rsidR="10A9246F" w:rsidRPr="00A96C0B" w:rsidRDefault="10A9246F" w:rsidP="10A9246F">
      <w:pPr>
        <w:pStyle w:val="UnidaviTexto-Espao15"/>
        <w:ind w:firstLine="0"/>
      </w:pPr>
    </w:p>
    <w:p w14:paraId="030C7AAB" w14:textId="308CB8F9" w:rsidR="10A9246F" w:rsidRPr="00A96C0B" w:rsidRDefault="10A9246F" w:rsidP="10A9246F">
      <w:pPr>
        <w:pStyle w:val="UnidaviTexto-Espao15"/>
        <w:ind w:firstLine="0"/>
      </w:pPr>
    </w:p>
    <w:p w14:paraId="6806EF1B" w14:textId="7FF61E28" w:rsidR="10A9246F" w:rsidRPr="00A96C0B" w:rsidRDefault="10A9246F" w:rsidP="10A9246F">
      <w:pPr>
        <w:pStyle w:val="UnidaviTexto-Espao15"/>
        <w:ind w:firstLine="0"/>
      </w:pPr>
    </w:p>
    <w:p w14:paraId="1AE26364" w14:textId="0BC2E3D3" w:rsidR="10A9246F" w:rsidRPr="00A96C0B" w:rsidRDefault="10A9246F" w:rsidP="10A9246F">
      <w:pPr>
        <w:pStyle w:val="UnidaviTexto-Espao15"/>
        <w:ind w:firstLine="0"/>
      </w:pPr>
    </w:p>
    <w:p w14:paraId="14ABE625" w14:textId="1339C52E" w:rsidR="10A9246F" w:rsidRPr="00A96C0B" w:rsidRDefault="10A9246F" w:rsidP="10A9246F">
      <w:pPr>
        <w:pStyle w:val="UnidaviTexto-Espao15"/>
        <w:ind w:firstLine="0"/>
      </w:pPr>
    </w:p>
    <w:p w14:paraId="1852BA02" w14:textId="573D8385" w:rsidR="10A9246F" w:rsidRPr="00A96C0B" w:rsidRDefault="10A9246F" w:rsidP="10A9246F">
      <w:pPr>
        <w:pStyle w:val="UnidaviTexto-Espao15"/>
        <w:ind w:firstLine="0"/>
      </w:pPr>
    </w:p>
    <w:p w14:paraId="5BC2285F" w14:textId="6ED1058A" w:rsidR="10A9246F" w:rsidRPr="00A96C0B" w:rsidRDefault="10A9246F" w:rsidP="10A9246F">
      <w:pPr>
        <w:pStyle w:val="UnidaviTexto-Espao15"/>
        <w:ind w:firstLine="0"/>
      </w:pPr>
    </w:p>
    <w:p w14:paraId="56659E9F" w14:textId="0E2CFDF1" w:rsidR="6484B6C8" w:rsidRPr="00A96C0B" w:rsidRDefault="6484B6C8" w:rsidP="55E9F482">
      <w:pPr>
        <w:pStyle w:val="UnidaviTexto-Espao15"/>
        <w:ind w:firstLine="708"/>
        <w:jc w:val="left"/>
      </w:pPr>
      <w:r w:rsidRPr="00A96C0B">
        <w:rPr>
          <w:b/>
          <w:bCs/>
          <w:sz w:val="20"/>
          <w:szCs w:val="20"/>
        </w:rPr>
        <w:lastRenderedPageBreak/>
        <w:t xml:space="preserve">Figura </w:t>
      </w:r>
      <w:r w:rsidR="00612383" w:rsidRPr="00A96C0B">
        <w:rPr>
          <w:b/>
          <w:bCs/>
          <w:sz w:val="20"/>
          <w:szCs w:val="20"/>
        </w:rPr>
        <w:t>47</w:t>
      </w:r>
      <w:r w:rsidRPr="00A96C0B">
        <w:rPr>
          <w:b/>
          <w:bCs/>
          <w:sz w:val="20"/>
          <w:szCs w:val="20"/>
        </w:rPr>
        <w:t xml:space="preserve"> – </w:t>
      </w:r>
      <w:r w:rsidR="65BD76DF" w:rsidRPr="00A96C0B">
        <w:rPr>
          <w:b/>
          <w:bCs/>
          <w:sz w:val="20"/>
          <w:szCs w:val="20"/>
        </w:rPr>
        <w:t xml:space="preserve">Cadastro de </w:t>
      </w:r>
      <w:r w:rsidR="00612383" w:rsidRPr="00A96C0B">
        <w:rPr>
          <w:b/>
          <w:bCs/>
          <w:sz w:val="20"/>
          <w:szCs w:val="20"/>
        </w:rPr>
        <w:t>I</w:t>
      </w:r>
      <w:r w:rsidR="65BD76DF" w:rsidRPr="00A96C0B">
        <w:rPr>
          <w:b/>
          <w:bCs/>
          <w:sz w:val="20"/>
          <w:szCs w:val="20"/>
        </w:rPr>
        <w:t xml:space="preserve">móvel </w:t>
      </w:r>
      <w:r w:rsidR="00612383" w:rsidRPr="00A96C0B">
        <w:rPr>
          <w:b/>
          <w:bCs/>
          <w:sz w:val="20"/>
          <w:szCs w:val="20"/>
        </w:rPr>
        <w:t>R</w:t>
      </w:r>
      <w:r w:rsidR="65BD76DF" w:rsidRPr="00A96C0B">
        <w:rPr>
          <w:b/>
          <w:bCs/>
          <w:sz w:val="20"/>
          <w:szCs w:val="20"/>
        </w:rPr>
        <w:t>esponsivo</w:t>
      </w:r>
      <w:r w:rsidRPr="00A96C0B">
        <w:br/>
      </w:r>
      <w:r w:rsidRPr="00A96C0B">
        <w:tab/>
      </w:r>
      <w:r w:rsidR="0AF3CA52" w:rsidRPr="00A96C0B">
        <w:rPr>
          <w:noProof/>
        </w:rPr>
        <w:drawing>
          <wp:inline distT="0" distB="0" distL="0" distR="0" wp14:anchorId="05907B33" wp14:editId="42958A3B">
            <wp:extent cx="2171700" cy="3598333"/>
            <wp:effectExtent l="0" t="0" r="0" b="0"/>
            <wp:docPr id="1422681420" name="Imagem 142268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2681420"/>
                    <pic:cNvPicPr/>
                  </pic:nvPicPr>
                  <pic:blipFill>
                    <a:blip r:embed="rId59">
                      <a:extLst>
                        <a:ext uri="{28A0092B-C50C-407E-A947-70E740481C1C}">
                          <a14:useLocalDpi xmlns:a14="http://schemas.microsoft.com/office/drawing/2010/main" val="0"/>
                        </a:ext>
                      </a:extLst>
                    </a:blip>
                    <a:stretch>
                      <a:fillRect/>
                    </a:stretch>
                  </pic:blipFill>
                  <pic:spPr>
                    <a:xfrm>
                      <a:off x="0" y="0"/>
                      <a:ext cx="2171700" cy="3598333"/>
                    </a:xfrm>
                    <a:prstGeom prst="rect">
                      <a:avLst/>
                    </a:prstGeom>
                  </pic:spPr>
                </pic:pic>
              </a:graphicData>
            </a:graphic>
          </wp:inline>
        </w:drawing>
      </w:r>
    </w:p>
    <w:p w14:paraId="1F375C68" w14:textId="7FAF6803" w:rsidR="35B526A6" w:rsidRPr="00A96C0B" w:rsidRDefault="35B526A6" w:rsidP="4E544FCE">
      <w:pPr>
        <w:pStyle w:val="UnidaviTexto-Espao15"/>
        <w:ind w:firstLine="708"/>
      </w:pPr>
      <w:r w:rsidRPr="00A96C0B">
        <w:rPr>
          <w:sz w:val="20"/>
          <w:szCs w:val="20"/>
        </w:rPr>
        <w:t>Fonte: acervo do autor (2023).</w:t>
      </w:r>
    </w:p>
    <w:p w14:paraId="5B7378E9" w14:textId="6D01C595" w:rsidR="10A9246F" w:rsidRPr="00A96C0B" w:rsidRDefault="10A9246F" w:rsidP="10A9246F">
      <w:pPr>
        <w:pStyle w:val="UnidaviTexto-Espao15"/>
        <w:ind w:firstLine="0"/>
      </w:pPr>
    </w:p>
    <w:p w14:paraId="761C1667" w14:textId="7EB218B4" w:rsidR="35B526A6" w:rsidRPr="00A96C0B" w:rsidRDefault="35B526A6" w:rsidP="10A9246F">
      <w:pPr>
        <w:pStyle w:val="UnidaviTexto-Espao15"/>
      </w:pPr>
      <w:r w:rsidRPr="00A96C0B">
        <w:t xml:space="preserve">Tal responsividade também ocorre nas listagens, conforme Figura </w:t>
      </w:r>
      <w:r w:rsidR="00612383" w:rsidRPr="00A96C0B">
        <w:t>48</w:t>
      </w:r>
      <w:r w:rsidRPr="00A96C0B">
        <w:t>. Porém neste caso apenas é necessário ajustar o tamanho das colunas.</w:t>
      </w:r>
    </w:p>
    <w:p w14:paraId="06D1AA62" w14:textId="665D2D59" w:rsidR="10A9246F" w:rsidRPr="00A96C0B" w:rsidRDefault="10A9246F" w:rsidP="10A9246F">
      <w:pPr>
        <w:pStyle w:val="UnidaviTexto-Espao15"/>
        <w:ind w:firstLine="0"/>
      </w:pPr>
    </w:p>
    <w:p w14:paraId="44EC8C19" w14:textId="45350E9C" w:rsidR="35B526A6" w:rsidRPr="00A96C0B" w:rsidRDefault="35B526A6" w:rsidP="55E9F482">
      <w:pPr>
        <w:pStyle w:val="UnidaviTexto-Espao15"/>
        <w:ind w:firstLine="708"/>
        <w:jc w:val="left"/>
      </w:pPr>
      <w:r w:rsidRPr="00A96C0B">
        <w:rPr>
          <w:b/>
          <w:bCs/>
          <w:sz w:val="20"/>
          <w:szCs w:val="20"/>
        </w:rPr>
        <w:t xml:space="preserve">Figura </w:t>
      </w:r>
      <w:r w:rsidR="00612383" w:rsidRPr="00A96C0B">
        <w:rPr>
          <w:b/>
          <w:bCs/>
          <w:sz w:val="20"/>
          <w:szCs w:val="20"/>
        </w:rPr>
        <w:t>48</w:t>
      </w:r>
      <w:r w:rsidRPr="00A96C0B">
        <w:rPr>
          <w:b/>
          <w:bCs/>
          <w:sz w:val="20"/>
          <w:szCs w:val="20"/>
        </w:rPr>
        <w:t xml:space="preserve"> – Listagem de </w:t>
      </w:r>
      <w:r w:rsidR="00612383" w:rsidRPr="00A96C0B">
        <w:rPr>
          <w:b/>
          <w:bCs/>
          <w:sz w:val="20"/>
          <w:szCs w:val="20"/>
        </w:rPr>
        <w:t>I</w:t>
      </w:r>
      <w:r w:rsidRPr="00A96C0B">
        <w:rPr>
          <w:b/>
          <w:bCs/>
          <w:sz w:val="20"/>
          <w:szCs w:val="20"/>
        </w:rPr>
        <w:t xml:space="preserve">móvel </w:t>
      </w:r>
      <w:r w:rsidR="00612383" w:rsidRPr="00A96C0B">
        <w:rPr>
          <w:b/>
          <w:bCs/>
          <w:sz w:val="20"/>
          <w:szCs w:val="20"/>
        </w:rPr>
        <w:t>R</w:t>
      </w:r>
      <w:r w:rsidRPr="00A96C0B">
        <w:rPr>
          <w:b/>
          <w:bCs/>
          <w:sz w:val="20"/>
          <w:szCs w:val="20"/>
        </w:rPr>
        <w:t>esponsivo</w:t>
      </w:r>
    </w:p>
    <w:p w14:paraId="263AC381" w14:textId="324CEB7B" w:rsidR="35B526A6" w:rsidRPr="00A96C0B" w:rsidRDefault="35B526A6" w:rsidP="4E544FCE">
      <w:pPr>
        <w:pStyle w:val="UnidaviTexto-Espao15"/>
        <w:ind w:firstLine="708"/>
      </w:pPr>
      <w:r w:rsidRPr="00A96C0B">
        <w:rPr>
          <w:noProof/>
        </w:rPr>
        <w:drawing>
          <wp:inline distT="0" distB="0" distL="0" distR="0" wp14:anchorId="35F1A846" wp14:editId="052D5DF7">
            <wp:extent cx="3233637" cy="2991114"/>
            <wp:effectExtent l="0" t="0" r="0" b="0"/>
            <wp:docPr id="1329756161" name="Imagem 13297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6161"/>
                    <pic:cNvPicPr/>
                  </pic:nvPicPr>
                  <pic:blipFill>
                    <a:blip r:embed="rId60">
                      <a:extLst>
                        <a:ext uri="{28A0092B-C50C-407E-A947-70E740481C1C}">
                          <a14:useLocalDpi xmlns:a14="http://schemas.microsoft.com/office/drawing/2010/main" val="0"/>
                        </a:ext>
                      </a:extLst>
                    </a:blip>
                    <a:stretch>
                      <a:fillRect/>
                    </a:stretch>
                  </pic:blipFill>
                  <pic:spPr>
                    <a:xfrm>
                      <a:off x="0" y="0"/>
                      <a:ext cx="3233637" cy="2991114"/>
                    </a:xfrm>
                    <a:prstGeom prst="rect">
                      <a:avLst/>
                    </a:prstGeom>
                  </pic:spPr>
                </pic:pic>
              </a:graphicData>
            </a:graphic>
          </wp:inline>
        </w:drawing>
      </w:r>
    </w:p>
    <w:p w14:paraId="5A3CC7E9" w14:textId="7665585F" w:rsidR="35B526A6" w:rsidRPr="00A96C0B" w:rsidRDefault="35B526A6" w:rsidP="4E544FCE">
      <w:pPr>
        <w:pStyle w:val="UnidaviTexto-Espao15"/>
        <w:ind w:firstLine="708"/>
      </w:pPr>
      <w:r w:rsidRPr="00A96C0B">
        <w:rPr>
          <w:sz w:val="20"/>
          <w:szCs w:val="20"/>
        </w:rPr>
        <w:t>Fonte: acervo do autor (2023).</w:t>
      </w:r>
    </w:p>
    <w:p w14:paraId="6AF38D07" w14:textId="2FB3921E" w:rsidR="35B526A6" w:rsidRPr="00A96C0B" w:rsidRDefault="35B526A6" w:rsidP="10A9246F">
      <w:pPr>
        <w:pStyle w:val="UnidaviTexto-Espao15"/>
      </w:pPr>
      <w:r w:rsidRPr="00A96C0B">
        <w:lastRenderedPageBreak/>
        <w:t xml:space="preserve">O RNF 08 define que os componentes visuais no </w:t>
      </w:r>
      <w:r w:rsidRPr="00A96C0B">
        <w:rPr>
          <w:i/>
          <w:iCs/>
        </w:rPr>
        <w:t>f</w:t>
      </w:r>
      <w:r w:rsidR="11A8E819" w:rsidRPr="00A96C0B">
        <w:rPr>
          <w:i/>
          <w:iCs/>
        </w:rPr>
        <w:t>ront-</w:t>
      </w:r>
      <w:proofErr w:type="spellStart"/>
      <w:r w:rsidR="11A8E819" w:rsidRPr="00A96C0B">
        <w:rPr>
          <w:i/>
          <w:iCs/>
        </w:rPr>
        <w:t>end</w:t>
      </w:r>
      <w:proofErr w:type="spellEnd"/>
      <w:r w:rsidR="11A8E819" w:rsidRPr="00A96C0B">
        <w:rPr>
          <w:i/>
          <w:iCs/>
        </w:rPr>
        <w:t xml:space="preserve"> </w:t>
      </w:r>
      <w:r w:rsidRPr="00A96C0B">
        <w:t>deve</w:t>
      </w:r>
      <w:r w:rsidR="0BEACD3E" w:rsidRPr="00A96C0B">
        <w:t>m tratar as permissões do usuário,</w:t>
      </w:r>
      <w:r w:rsidR="091267BB" w:rsidRPr="00A96C0B">
        <w:t xml:space="preserve"> portanto como foi visto anteriormente, existe o cadastro de permissões do usuário, onde podem ser definidas as opções para os processos de Pessoa, Cultura</w:t>
      </w:r>
      <w:r w:rsidR="7D3835BE" w:rsidRPr="00A96C0B">
        <w:t xml:space="preserve">, </w:t>
      </w:r>
      <w:r w:rsidR="091267BB" w:rsidRPr="00A96C0B">
        <w:t>Usu</w:t>
      </w:r>
      <w:r w:rsidR="6A34818B" w:rsidRPr="00A96C0B">
        <w:t>á</w:t>
      </w:r>
      <w:r w:rsidR="091267BB" w:rsidRPr="00A96C0B">
        <w:t>rio</w:t>
      </w:r>
      <w:r w:rsidR="71440341" w:rsidRPr="00A96C0B">
        <w:t>, I</w:t>
      </w:r>
      <w:r w:rsidR="091267BB" w:rsidRPr="00A96C0B">
        <w:t>m</w:t>
      </w:r>
      <w:r w:rsidR="124F5699" w:rsidRPr="00A96C0B">
        <w:t>ó</w:t>
      </w:r>
      <w:r w:rsidR="091267BB" w:rsidRPr="00A96C0B">
        <w:t>vel Filial</w:t>
      </w:r>
      <w:r w:rsidR="5D490969" w:rsidRPr="00A96C0B">
        <w:t>, D</w:t>
      </w:r>
      <w:r w:rsidR="091267BB" w:rsidRPr="00A96C0B">
        <w:t>ocumenta</w:t>
      </w:r>
      <w:r w:rsidR="7755D17C" w:rsidRPr="00A96C0B">
        <w:t>çã</w:t>
      </w:r>
      <w:r w:rsidR="091267BB" w:rsidRPr="00A96C0B">
        <w:t>o</w:t>
      </w:r>
      <w:r w:rsidR="3F9AC6D1" w:rsidRPr="00A96C0B">
        <w:t xml:space="preserve"> e </w:t>
      </w:r>
      <w:r w:rsidR="091267BB" w:rsidRPr="00A96C0B">
        <w:t>Proposta</w:t>
      </w:r>
      <w:r w:rsidR="48FF62D4" w:rsidRPr="00A96C0B">
        <w:t>.</w:t>
      </w:r>
    </w:p>
    <w:p w14:paraId="6EC6339D" w14:textId="10B78794" w:rsidR="48FF62D4" w:rsidRPr="00A96C0B" w:rsidRDefault="48FF62D4" w:rsidP="10A9246F">
      <w:pPr>
        <w:pStyle w:val="UnidaviTexto-Espao15"/>
      </w:pPr>
      <w:r w:rsidRPr="00A96C0B">
        <w:t xml:space="preserve">Conforme pode ser visto na Figura </w:t>
      </w:r>
      <w:r w:rsidR="00612383" w:rsidRPr="00A96C0B">
        <w:t>49</w:t>
      </w:r>
      <w:r w:rsidRPr="00A96C0B">
        <w:t>, caso um usuário não tenha permissão para visualizar um determinado processo, o ícone no menu ficará desabilitado</w:t>
      </w:r>
      <w:r w:rsidR="603B091E" w:rsidRPr="00A96C0B">
        <w:t>, como está sendo exemplificado para o processo de Filial</w:t>
      </w:r>
      <w:r w:rsidR="4243B154" w:rsidRPr="00A96C0B">
        <w:t xml:space="preserve">. Além disso, também pode ser visto que caso o usuário não tenha permissão para excluir, o botão de exclusão tanto da listagem quanto do detalhe dos registros não é </w:t>
      </w:r>
      <w:r w:rsidR="749F9BDF" w:rsidRPr="00A96C0B">
        <w:t>habilitado</w:t>
      </w:r>
      <w:r w:rsidR="61BEC35D" w:rsidRPr="00A96C0B">
        <w:t>, como está exemplificado no processo de Cultura</w:t>
      </w:r>
      <w:r w:rsidR="4243B154" w:rsidRPr="00A96C0B">
        <w:t>.</w:t>
      </w:r>
    </w:p>
    <w:p w14:paraId="2A8981AA" w14:textId="438CC6DA" w:rsidR="10A9246F" w:rsidRPr="00A96C0B" w:rsidRDefault="10A9246F" w:rsidP="10A9246F">
      <w:pPr>
        <w:pStyle w:val="UnidaviTexto-Espao15"/>
        <w:ind w:firstLine="0"/>
      </w:pPr>
    </w:p>
    <w:p w14:paraId="294B3252" w14:textId="7200464E" w:rsidR="4BD6765D" w:rsidRPr="00A96C0B" w:rsidRDefault="4BD6765D" w:rsidP="55E9F482">
      <w:pPr>
        <w:pStyle w:val="UnidaviTexto-Espao15"/>
        <w:ind w:firstLine="708"/>
        <w:jc w:val="left"/>
      </w:pPr>
      <w:r w:rsidRPr="00A96C0B">
        <w:rPr>
          <w:b/>
          <w:bCs/>
          <w:sz w:val="20"/>
          <w:szCs w:val="20"/>
        </w:rPr>
        <w:t xml:space="preserve">Figura </w:t>
      </w:r>
      <w:r w:rsidR="00612383" w:rsidRPr="00A96C0B">
        <w:rPr>
          <w:b/>
          <w:bCs/>
          <w:sz w:val="20"/>
          <w:szCs w:val="20"/>
        </w:rPr>
        <w:t>49</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4F7BB218" w14:textId="264CB85A" w:rsidR="79D73C0B" w:rsidRPr="00A96C0B" w:rsidRDefault="49A64AAF" w:rsidP="4E544FCE">
      <w:pPr>
        <w:pStyle w:val="UnidaviTexto-Espao15"/>
        <w:ind w:firstLine="708"/>
      </w:pPr>
      <w:r w:rsidRPr="00A96C0B">
        <w:rPr>
          <w:noProof/>
        </w:rPr>
        <w:drawing>
          <wp:inline distT="0" distB="0" distL="0" distR="0" wp14:anchorId="7646173E" wp14:editId="3FDB2C56">
            <wp:extent cx="5359402" cy="1328684"/>
            <wp:effectExtent l="0" t="0" r="0" b="0"/>
            <wp:docPr id="97300119" name="Imagem 973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300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59402" cy="1328684"/>
                    </a:xfrm>
                    <a:prstGeom prst="rect">
                      <a:avLst/>
                    </a:prstGeom>
                  </pic:spPr>
                </pic:pic>
              </a:graphicData>
            </a:graphic>
          </wp:inline>
        </w:drawing>
      </w:r>
      <w:r w:rsidR="79D73C0B" w:rsidRPr="00A96C0B">
        <w:tab/>
      </w:r>
      <w:r w:rsidR="79D73C0B" w:rsidRPr="00A96C0B">
        <w:rPr>
          <w:sz w:val="20"/>
          <w:szCs w:val="20"/>
        </w:rPr>
        <w:t>Fonte: acervo do autor (2023).</w:t>
      </w:r>
    </w:p>
    <w:p w14:paraId="78B94550" w14:textId="41678624" w:rsidR="10A9246F" w:rsidRPr="00A96C0B" w:rsidRDefault="10A9246F" w:rsidP="10A9246F">
      <w:pPr>
        <w:pStyle w:val="UnidaviTexto-Espao15"/>
        <w:ind w:firstLine="0"/>
      </w:pPr>
    </w:p>
    <w:p w14:paraId="69F6BB00" w14:textId="0BA30CB3" w:rsidR="79D73C0B" w:rsidRPr="00A96C0B" w:rsidRDefault="79D73C0B" w:rsidP="10A9246F">
      <w:pPr>
        <w:pStyle w:val="UnidaviTexto-Espao15"/>
      </w:pPr>
      <w:r w:rsidRPr="00A96C0B">
        <w:t xml:space="preserve">Além disso, ao acessar um registro, caso o usuário não tenha permissão de </w:t>
      </w:r>
      <w:r w:rsidR="784FFCA6" w:rsidRPr="00A96C0B">
        <w:t>e</w:t>
      </w:r>
      <w:r w:rsidRPr="00A96C0B">
        <w:t xml:space="preserve">ditar, o formulário ficará com os campos desabilitados, permitindo apenas a visualização, como está exemplificado na Figura </w:t>
      </w:r>
      <w:r w:rsidR="00612383" w:rsidRPr="00A96C0B">
        <w:t>50</w:t>
      </w:r>
      <w:r w:rsidRPr="00A96C0B">
        <w:t xml:space="preserve"> para o processo de Imóvel. </w:t>
      </w:r>
    </w:p>
    <w:p w14:paraId="1D7FEAC2" w14:textId="438CC6DA" w:rsidR="10A9246F" w:rsidRPr="00A96C0B" w:rsidRDefault="10A9246F" w:rsidP="10A9246F">
      <w:pPr>
        <w:pStyle w:val="UnidaviTexto-Espao15"/>
        <w:ind w:firstLine="0"/>
      </w:pPr>
    </w:p>
    <w:p w14:paraId="77414DF9" w14:textId="4BE89142" w:rsidR="7E3260E8" w:rsidRPr="00A96C0B" w:rsidRDefault="7E3260E8" w:rsidP="55E9F482">
      <w:pPr>
        <w:pStyle w:val="UnidaviTexto-Espao15"/>
        <w:ind w:firstLine="708"/>
        <w:jc w:val="left"/>
      </w:pPr>
      <w:r w:rsidRPr="00A96C0B">
        <w:rPr>
          <w:b/>
          <w:bCs/>
          <w:sz w:val="20"/>
          <w:szCs w:val="20"/>
        </w:rPr>
        <w:t xml:space="preserve">Figura </w:t>
      </w:r>
      <w:r w:rsidR="00612383" w:rsidRPr="00A96C0B">
        <w:rPr>
          <w:b/>
          <w:bCs/>
          <w:sz w:val="20"/>
          <w:szCs w:val="20"/>
        </w:rPr>
        <w:t>50</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 xml:space="preserve">suário no </w:t>
      </w:r>
      <w:r w:rsidR="00612383" w:rsidRPr="00A96C0B">
        <w:rPr>
          <w:b/>
          <w:bCs/>
          <w:sz w:val="20"/>
          <w:szCs w:val="20"/>
        </w:rPr>
        <w:t>F</w:t>
      </w:r>
      <w:r w:rsidRPr="00A96C0B">
        <w:rPr>
          <w:b/>
          <w:bCs/>
          <w:sz w:val="20"/>
          <w:szCs w:val="20"/>
        </w:rPr>
        <w:t>ormulário</w:t>
      </w:r>
    </w:p>
    <w:p w14:paraId="462EE705" w14:textId="0AE8E67C" w:rsidR="7E3260E8" w:rsidRPr="00A96C0B" w:rsidRDefault="7E3260E8" w:rsidP="4E544FCE">
      <w:pPr>
        <w:pStyle w:val="UnidaviTexto-Espao15"/>
        <w:ind w:firstLine="708"/>
      </w:pPr>
      <w:r w:rsidRPr="00A96C0B">
        <w:rPr>
          <w:noProof/>
        </w:rPr>
        <w:drawing>
          <wp:inline distT="0" distB="0" distL="0" distR="0" wp14:anchorId="7B8C0E9A" wp14:editId="63DB6A73">
            <wp:extent cx="5381624" cy="1872358"/>
            <wp:effectExtent l="0" t="0" r="0" b="0"/>
            <wp:docPr id="758084212" name="Imagem 75808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80842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81624" cy="1872358"/>
                    </a:xfrm>
                    <a:prstGeom prst="rect">
                      <a:avLst/>
                    </a:prstGeom>
                  </pic:spPr>
                </pic:pic>
              </a:graphicData>
            </a:graphic>
          </wp:inline>
        </w:drawing>
      </w:r>
      <w:r w:rsidRPr="00A96C0B">
        <w:tab/>
      </w:r>
      <w:r w:rsidRPr="00A96C0B">
        <w:rPr>
          <w:sz w:val="20"/>
          <w:szCs w:val="20"/>
        </w:rPr>
        <w:t>Fonte: acervo do autor (2023).</w:t>
      </w:r>
    </w:p>
    <w:p w14:paraId="6F905E34" w14:textId="0039B9F3" w:rsidR="10A9246F" w:rsidRPr="00A96C0B" w:rsidRDefault="10A9246F" w:rsidP="10A9246F">
      <w:pPr>
        <w:pStyle w:val="UnidaviTexto-Espao15"/>
        <w:ind w:firstLine="0"/>
      </w:pPr>
    </w:p>
    <w:p w14:paraId="2165A8C3" w14:textId="22A8D0A4" w:rsidR="57A26F3F" w:rsidRPr="00A96C0B" w:rsidRDefault="57A26F3F" w:rsidP="10A9246F">
      <w:pPr>
        <w:pStyle w:val="UnidaviTexto-Espao15"/>
      </w:pPr>
      <w:r w:rsidRPr="00A96C0B">
        <w:lastRenderedPageBreak/>
        <w:t xml:space="preserve">Todas essas validações no </w:t>
      </w:r>
      <w:r w:rsidR="36769B73" w:rsidRPr="007A69EB">
        <w:rPr>
          <w:i/>
        </w:rPr>
        <w:t>front-</w:t>
      </w:r>
      <w:proofErr w:type="spellStart"/>
      <w:r w:rsidR="36769B73" w:rsidRPr="007A69EB">
        <w:rPr>
          <w:i/>
        </w:rPr>
        <w:t>end</w:t>
      </w:r>
      <w:proofErr w:type="spellEnd"/>
      <w:r w:rsidRPr="00A96C0B">
        <w:t xml:space="preserve"> também são realizadas pelo </w:t>
      </w:r>
      <w:proofErr w:type="spellStart"/>
      <w:r w:rsidR="4C9D4D83" w:rsidRPr="007A69EB">
        <w:rPr>
          <w:i/>
        </w:rPr>
        <w:t>back-end</w:t>
      </w:r>
      <w:proofErr w:type="spellEnd"/>
      <w:r w:rsidRPr="00A96C0B">
        <w:t xml:space="preserve">, pois são exibidas validações caso o usuário tente fazer um processo do qual ele não está autorizado. Como está exemplificado na Figura </w:t>
      </w:r>
      <w:r w:rsidR="00612383" w:rsidRPr="00A96C0B">
        <w:t>51</w:t>
      </w:r>
      <w:r w:rsidRPr="00A96C0B">
        <w:t>, onde o usuário não está</w:t>
      </w:r>
      <w:r w:rsidR="1C29B8B3" w:rsidRPr="00A96C0B">
        <w:t xml:space="preserve"> autorizado para visualizar as Filiais, e caso tente acessar a rota manualmente, é exibido uma validação.</w:t>
      </w:r>
    </w:p>
    <w:p w14:paraId="4842BEBC" w14:textId="32F52E88" w:rsidR="10A9246F" w:rsidRPr="00A96C0B" w:rsidRDefault="10A9246F" w:rsidP="10A9246F">
      <w:pPr>
        <w:pStyle w:val="UnidaviTexto-Espao15"/>
        <w:ind w:firstLine="0"/>
      </w:pPr>
    </w:p>
    <w:p w14:paraId="43FCBE4B" w14:textId="577A00F3" w:rsidR="70E274AA" w:rsidRPr="00A96C0B" w:rsidRDefault="70E274AA" w:rsidP="55E9F482">
      <w:pPr>
        <w:pStyle w:val="UnidaviTexto-Espao15"/>
        <w:ind w:firstLine="708"/>
        <w:jc w:val="left"/>
      </w:pPr>
      <w:r w:rsidRPr="00A96C0B">
        <w:rPr>
          <w:b/>
          <w:bCs/>
          <w:sz w:val="20"/>
          <w:szCs w:val="20"/>
        </w:rPr>
        <w:t xml:space="preserve">Figura </w:t>
      </w:r>
      <w:r w:rsidR="00612383" w:rsidRPr="00A96C0B">
        <w:rPr>
          <w:b/>
          <w:bCs/>
          <w:sz w:val="20"/>
          <w:szCs w:val="20"/>
        </w:rPr>
        <w:t>51</w:t>
      </w:r>
      <w:r w:rsidRPr="00A96C0B">
        <w:rPr>
          <w:b/>
          <w:bCs/>
          <w:sz w:val="20"/>
          <w:szCs w:val="20"/>
        </w:rPr>
        <w:t xml:space="preserve"> – Mensagem de </w:t>
      </w:r>
      <w:r w:rsidR="00612383" w:rsidRPr="00A96C0B">
        <w:rPr>
          <w:b/>
          <w:bCs/>
          <w:sz w:val="20"/>
          <w:szCs w:val="20"/>
        </w:rPr>
        <w:t>V</w:t>
      </w:r>
      <w:r w:rsidRPr="00A96C0B">
        <w:rPr>
          <w:b/>
          <w:bCs/>
          <w:sz w:val="20"/>
          <w:szCs w:val="20"/>
        </w:rPr>
        <w:t xml:space="preserve">alidação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7AB6364D" w14:textId="049DE46C" w:rsidR="70E274AA" w:rsidRPr="00A96C0B" w:rsidRDefault="70E274AA" w:rsidP="4E544FCE">
      <w:pPr>
        <w:pStyle w:val="UnidaviTexto-Espao15"/>
        <w:ind w:firstLine="708"/>
      </w:pPr>
      <w:r w:rsidRPr="00A96C0B">
        <w:rPr>
          <w:noProof/>
        </w:rPr>
        <w:drawing>
          <wp:inline distT="0" distB="0" distL="0" distR="0" wp14:anchorId="7FD74F5B" wp14:editId="03D2299F">
            <wp:extent cx="5368927" cy="1286305"/>
            <wp:effectExtent l="0" t="0" r="0" b="0"/>
            <wp:docPr id="742033764" name="Imagem 74203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20337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8927" cy="1286305"/>
                    </a:xfrm>
                    <a:prstGeom prst="rect">
                      <a:avLst/>
                    </a:prstGeom>
                  </pic:spPr>
                </pic:pic>
              </a:graphicData>
            </a:graphic>
          </wp:inline>
        </w:drawing>
      </w:r>
      <w:r w:rsidRPr="00A96C0B">
        <w:tab/>
      </w:r>
      <w:r w:rsidRPr="00A96C0B">
        <w:rPr>
          <w:sz w:val="20"/>
          <w:szCs w:val="20"/>
        </w:rPr>
        <w:t>Fonte: acervo do autor (2023).</w:t>
      </w:r>
    </w:p>
    <w:p w14:paraId="45FD84B0" w14:textId="28AE571B" w:rsidR="10A9246F" w:rsidRPr="00A96C0B" w:rsidRDefault="10A9246F" w:rsidP="10A9246F">
      <w:pPr>
        <w:pStyle w:val="UnidaviTexto-Espao15"/>
        <w:ind w:firstLine="0"/>
        <w:rPr>
          <w:sz w:val="20"/>
          <w:szCs w:val="20"/>
        </w:rPr>
      </w:pPr>
    </w:p>
    <w:p w14:paraId="2D6042E3" w14:textId="559C709B" w:rsidR="70E274AA" w:rsidRPr="00A96C0B" w:rsidRDefault="005C01EC" w:rsidP="10A9246F">
      <w:pPr>
        <w:pStyle w:val="UnidaviTexto-Espao15"/>
      </w:pPr>
      <w:r>
        <w:t>No que se refere</w:t>
      </w:r>
      <w:r w:rsidR="70E274AA" w:rsidRPr="00A96C0B">
        <w:t xml:space="preserve"> as mensagens do sistema, elas são realizadas de duas formas, uma é pelo </w:t>
      </w:r>
      <w:proofErr w:type="spellStart"/>
      <w:r w:rsidR="70E274AA" w:rsidRPr="007A69EB">
        <w:rPr>
          <w:i/>
        </w:rPr>
        <w:t>Alert</w:t>
      </w:r>
      <w:proofErr w:type="spellEnd"/>
      <w:r w:rsidR="70E274AA" w:rsidRPr="00A96C0B">
        <w:t xml:space="preserve"> do Material UI</w:t>
      </w:r>
      <w:r w:rsidR="6DA80CEB" w:rsidRPr="00A96C0B">
        <w:t xml:space="preserve"> como pode ser visto na Figura </w:t>
      </w:r>
      <w:r w:rsidR="00612383" w:rsidRPr="00A96C0B">
        <w:t>52</w:t>
      </w:r>
      <w:r w:rsidR="70E274AA" w:rsidRPr="00A96C0B">
        <w:t xml:space="preserve">, </w:t>
      </w:r>
      <w:r w:rsidR="478DE525" w:rsidRPr="00A96C0B">
        <w:t xml:space="preserve">e a outra é pelo </w:t>
      </w:r>
      <w:proofErr w:type="spellStart"/>
      <w:r w:rsidR="478DE525" w:rsidRPr="007A69EB">
        <w:rPr>
          <w:i/>
        </w:rPr>
        <w:t>Alert</w:t>
      </w:r>
      <w:proofErr w:type="spellEnd"/>
      <w:r w:rsidR="478DE525" w:rsidRPr="00A96C0B">
        <w:t xml:space="preserve"> padrão do JS</w:t>
      </w:r>
      <w:r w:rsidR="68AE2E35" w:rsidRPr="00A96C0B">
        <w:t xml:space="preserve">, como pode ser visto na Figura </w:t>
      </w:r>
      <w:r w:rsidR="00612383" w:rsidRPr="00A96C0B">
        <w:t>53</w:t>
      </w:r>
      <w:r w:rsidR="68AE2E35" w:rsidRPr="00A96C0B">
        <w:t>.</w:t>
      </w:r>
    </w:p>
    <w:p w14:paraId="78D53237" w14:textId="088F4CB1" w:rsidR="10A9246F" w:rsidRPr="00A96C0B" w:rsidRDefault="10A9246F" w:rsidP="10A9246F">
      <w:pPr>
        <w:pStyle w:val="UnidaviTexto-Espao15"/>
        <w:ind w:firstLine="0"/>
      </w:pPr>
    </w:p>
    <w:p w14:paraId="02795C77" w14:textId="7BD3E3FC" w:rsidR="68AE2E35" w:rsidRPr="00A96C0B" w:rsidRDefault="68AE2E35" w:rsidP="55E9F482">
      <w:pPr>
        <w:pStyle w:val="UnidaviTexto-Espao15"/>
        <w:ind w:firstLine="708"/>
        <w:jc w:val="left"/>
      </w:pPr>
      <w:r w:rsidRPr="00A96C0B">
        <w:rPr>
          <w:b/>
          <w:bCs/>
          <w:sz w:val="20"/>
          <w:szCs w:val="20"/>
        </w:rPr>
        <w:t xml:space="preserve">Figura </w:t>
      </w:r>
      <w:r w:rsidR="00612383" w:rsidRPr="00A96C0B">
        <w:rPr>
          <w:b/>
          <w:bCs/>
          <w:sz w:val="20"/>
          <w:szCs w:val="20"/>
        </w:rPr>
        <w:t>52</w:t>
      </w:r>
      <w:r w:rsidRPr="00A96C0B">
        <w:rPr>
          <w:b/>
          <w:bCs/>
          <w:sz w:val="20"/>
          <w:szCs w:val="20"/>
        </w:rPr>
        <w:t xml:space="preserve"> – Mensagem de </w:t>
      </w:r>
      <w:r w:rsidR="00612383" w:rsidRPr="00A96C0B">
        <w:rPr>
          <w:b/>
          <w:bCs/>
          <w:sz w:val="20"/>
          <w:szCs w:val="20"/>
        </w:rPr>
        <w:t>S</w:t>
      </w:r>
      <w:r w:rsidRPr="00A96C0B">
        <w:rPr>
          <w:b/>
          <w:bCs/>
          <w:sz w:val="20"/>
          <w:szCs w:val="20"/>
        </w:rPr>
        <w:t xml:space="preserve">ucesso </w:t>
      </w:r>
      <w:proofErr w:type="spellStart"/>
      <w:r w:rsidRPr="00A96C0B">
        <w:rPr>
          <w:b/>
          <w:bCs/>
          <w:sz w:val="20"/>
          <w:szCs w:val="20"/>
        </w:rPr>
        <w:t>Alert</w:t>
      </w:r>
      <w:proofErr w:type="spellEnd"/>
      <w:r w:rsidRPr="00A96C0B">
        <w:rPr>
          <w:b/>
          <w:bCs/>
          <w:sz w:val="20"/>
          <w:szCs w:val="20"/>
        </w:rPr>
        <w:t xml:space="preserve"> do Material UI</w:t>
      </w:r>
    </w:p>
    <w:p w14:paraId="7CF8D82E" w14:textId="217555C4" w:rsidR="68AE2E35" w:rsidRPr="00A96C0B" w:rsidRDefault="68AE2E35" w:rsidP="4E544FCE">
      <w:pPr>
        <w:pStyle w:val="UnidaviTexto-Espao15"/>
        <w:ind w:firstLine="708"/>
      </w:pPr>
      <w:r w:rsidRPr="00A96C0B">
        <w:rPr>
          <w:noProof/>
        </w:rPr>
        <w:drawing>
          <wp:inline distT="0" distB="0" distL="0" distR="0" wp14:anchorId="0F6B66E5" wp14:editId="29E4BCF3">
            <wp:extent cx="5284166" cy="1519198"/>
            <wp:effectExtent l="0" t="0" r="0" b="0"/>
            <wp:docPr id="1590514689" name="Imagem 15905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51468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4166" cy="1519198"/>
                    </a:xfrm>
                    <a:prstGeom prst="rect">
                      <a:avLst/>
                    </a:prstGeom>
                  </pic:spPr>
                </pic:pic>
              </a:graphicData>
            </a:graphic>
          </wp:inline>
        </w:drawing>
      </w:r>
    </w:p>
    <w:p w14:paraId="1EE273B6" w14:textId="7665585F" w:rsidR="68AE2E35" w:rsidRPr="00A96C0B" w:rsidRDefault="68AE2E35" w:rsidP="4E544FCE">
      <w:pPr>
        <w:pStyle w:val="UnidaviTexto-Espao15"/>
        <w:ind w:firstLine="708"/>
      </w:pPr>
      <w:r w:rsidRPr="00A96C0B">
        <w:rPr>
          <w:sz w:val="20"/>
          <w:szCs w:val="20"/>
        </w:rPr>
        <w:t>Fonte: acervo do autor (2023).</w:t>
      </w:r>
    </w:p>
    <w:p w14:paraId="3A1BAB74" w14:textId="6EDC9EAC" w:rsidR="10A9246F" w:rsidRPr="00A96C0B" w:rsidRDefault="10A9246F" w:rsidP="10A9246F">
      <w:pPr>
        <w:pStyle w:val="UnidaviTexto-Espao15"/>
        <w:ind w:firstLine="0"/>
      </w:pPr>
    </w:p>
    <w:p w14:paraId="24A28881" w14:textId="0FA954F3" w:rsidR="68AE2E35" w:rsidRPr="00A96C0B" w:rsidRDefault="68AE2E35"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53</w:t>
      </w:r>
      <w:r w:rsidRPr="00A96C0B">
        <w:rPr>
          <w:b/>
          <w:bCs/>
          <w:sz w:val="20"/>
          <w:szCs w:val="20"/>
        </w:rPr>
        <w:t xml:space="preserve"> – Mensagem de </w:t>
      </w:r>
      <w:r w:rsidR="00612383" w:rsidRPr="00A96C0B">
        <w:rPr>
          <w:b/>
          <w:bCs/>
          <w:sz w:val="20"/>
          <w:szCs w:val="20"/>
        </w:rPr>
        <w:t>C</w:t>
      </w:r>
      <w:r w:rsidRPr="00A96C0B">
        <w:rPr>
          <w:b/>
          <w:bCs/>
          <w:sz w:val="20"/>
          <w:szCs w:val="20"/>
        </w:rPr>
        <w:t xml:space="preserve">onfirmação </w:t>
      </w:r>
      <w:proofErr w:type="spellStart"/>
      <w:r w:rsidRPr="00A96C0B">
        <w:rPr>
          <w:b/>
          <w:bCs/>
          <w:sz w:val="20"/>
          <w:szCs w:val="20"/>
        </w:rPr>
        <w:t>Alert</w:t>
      </w:r>
      <w:proofErr w:type="spellEnd"/>
      <w:r w:rsidRPr="00A96C0B">
        <w:rPr>
          <w:b/>
          <w:bCs/>
          <w:sz w:val="20"/>
          <w:szCs w:val="20"/>
        </w:rPr>
        <w:t xml:space="preserve"> </w:t>
      </w:r>
      <w:r w:rsidR="00612383" w:rsidRPr="00A96C0B">
        <w:rPr>
          <w:b/>
          <w:bCs/>
          <w:sz w:val="20"/>
          <w:szCs w:val="20"/>
        </w:rPr>
        <w:t>P</w:t>
      </w:r>
      <w:r w:rsidRPr="00A96C0B">
        <w:rPr>
          <w:b/>
          <w:bCs/>
          <w:sz w:val="20"/>
          <w:szCs w:val="20"/>
        </w:rPr>
        <w:t>adrão</w:t>
      </w:r>
    </w:p>
    <w:p w14:paraId="6D6B9400" w14:textId="437C67AD" w:rsidR="68AE2E35" w:rsidRPr="00A96C0B" w:rsidRDefault="68AE2E35" w:rsidP="4E544FCE">
      <w:pPr>
        <w:pStyle w:val="UnidaviTexto-Espao15"/>
        <w:ind w:firstLine="708"/>
      </w:pPr>
      <w:r w:rsidRPr="00A96C0B">
        <w:rPr>
          <w:noProof/>
        </w:rPr>
        <w:drawing>
          <wp:inline distT="0" distB="0" distL="0" distR="0" wp14:anchorId="054361B6" wp14:editId="396E80B5">
            <wp:extent cx="4572000" cy="1323975"/>
            <wp:effectExtent l="0" t="0" r="0" b="0"/>
            <wp:docPr id="254432659" name="Imagem 2544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432659"/>
                    <pic:cNvPicPr/>
                  </pic:nvPicPr>
                  <pic:blipFill>
                    <a:blip r:embed="rId65">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688D568D" w14:textId="7665585F" w:rsidR="68AE2E35" w:rsidRPr="00A96C0B" w:rsidRDefault="68AE2E35" w:rsidP="4E544FCE">
      <w:pPr>
        <w:pStyle w:val="UnidaviTexto-Espao15"/>
        <w:ind w:firstLine="708"/>
      </w:pPr>
      <w:r w:rsidRPr="00A96C0B">
        <w:rPr>
          <w:sz w:val="20"/>
          <w:szCs w:val="20"/>
        </w:rPr>
        <w:t>Fonte: acervo do autor (2023).</w:t>
      </w:r>
    </w:p>
    <w:p w14:paraId="50B71775" w14:textId="25F0EAE6" w:rsidR="4E544FCE" w:rsidRPr="00A96C0B" w:rsidRDefault="4E544FCE" w:rsidP="4E544FCE">
      <w:pPr>
        <w:pStyle w:val="UnidaviTexto-Espao15"/>
        <w:ind w:firstLine="708"/>
        <w:rPr>
          <w:sz w:val="20"/>
          <w:szCs w:val="20"/>
        </w:rPr>
      </w:pPr>
    </w:p>
    <w:p w14:paraId="117C635E" w14:textId="0C829F7F" w:rsidR="68AE2E35" w:rsidRPr="00A96C0B" w:rsidRDefault="68AE2E35" w:rsidP="10A9246F">
      <w:pPr>
        <w:pStyle w:val="UnidaviTexto-Espao15"/>
      </w:pPr>
      <w:r w:rsidRPr="00A96C0B">
        <w:lastRenderedPageBreak/>
        <w:t xml:space="preserve">O </w:t>
      </w:r>
      <w:proofErr w:type="spellStart"/>
      <w:r w:rsidRPr="007A69EB">
        <w:rPr>
          <w:i/>
        </w:rPr>
        <w:t>Alert</w:t>
      </w:r>
      <w:proofErr w:type="spellEnd"/>
      <w:r w:rsidRPr="00A96C0B">
        <w:t xml:space="preserve"> do Material UI é utilizado para exibir as mensagens em todas as telas, aparecendo abaixo da barra de ferramentas, enquanto o </w:t>
      </w:r>
      <w:proofErr w:type="spellStart"/>
      <w:r w:rsidRPr="007A69EB">
        <w:rPr>
          <w:i/>
        </w:rPr>
        <w:t>Alert</w:t>
      </w:r>
      <w:proofErr w:type="spellEnd"/>
      <w:r w:rsidRPr="00A96C0B">
        <w:t xml:space="preserve"> padrão do </w:t>
      </w:r>
      <w:proofErr w:type="spellStart"/>
      <w:r w:rsidRPr="00A96C0B">
        <w:t>JavaScript</w:t>
      </w:r>
      <w:proofErr w:type="spellEnd"/>
      <w:r w:rsidRPr="00A96C0B">
        <w:t xml:space="preserve"> é utilizado para confirmar algumas ações com o usuário, como a ex</w:t>
      </w:r>
      <w:r w:rsidR="52E41424" w:rsidRPr="00A96C0B">
        <w:t>clusão de um registro.</w:t>
      </w:r>
    </w:p>
    <w:p w14:paraId="5809ECF7" w14:textId="64BBD344" w:rsidR="10A9246F" w:rsidRPr="00A96C0B" w:rsidRDefault="10A9246F" w:rsidP="10A9246F">
      <w:pPr>
        <w:pStyle w:val="UnidaviTexto-Espao15"/>
      </w:pPr>
    </w:p>
    <w:p w14:paraId="6EB743AC" w14:textId="77777777" w:rsidR="005C01EC" w:rsidRDefault="005C01EC">
      <w:pPr>
        <w:spacing w:after="160" w:line="259" w:lineRule="auto"/>
        <w:rPr>
          <w:b/>
        </w:rPr>
      </w:pPr>
      <w:bookmarkStart w:id="149" w:name="_Toc2143000761"/>
      <w:bookmarkStart w:id="150" w:name="_Toc2123564107"/>
      <w:bookmarkStart w:id="151" w:name="_Toc149739464"/>
      <w:r>
        <w:rPr>
          <w:caps/>
        </w:rPr>
        <w:br w:type="page"/>
      </w:r>
    </w:p>
    <w:p w14:paraId="337C347D" w14:textId="32EDFAB2" w:rsidR="00F174EE" w:rsidRPr="00A96C0B" w:rsidRDefault="640C03DC" w:rsidP="55E9F482">
      <w:pPr>
        <w:pStyle w:val="Ttulo1"/>
        <w:rPr>
          <w:caps w:val="0"/>
        </w:rPr>
      </w:pPr>
      <w:r w:rsidRPr="00A96C0B">
        <w:rPr>
          <w:caps w:val="0"/>
        </w:rPr>
        <w:lastRenderedPageBreak/>
        <w:t>5. CONSIDERAÇÕES FINAIS</w:t>
      </w:r>
      <w:bookmarkEnd w:id="149"/>
      <w:bookmarkEnd w:id="150"/>
      <w:bookmarkEnd w:id="151"/>
    </w:p>
    <w:p w14:paraId="72F7EDBF" w14:textId="12C6330A" w:rsidR="10A9246F" w:rsidRPr="00A96C0B" w:rsidRDefault="10A9246F" w:rsidP="4E544FCE">
      <w:pPr>
        <w:pStyle w:val="UnidaviTexto-Espao15"/>
      </w:pPr>
    </w:p>
    <w:p w14:paraId="359B1DEE" w14:textId="14DEE577" w:rsidR="3D8DC1A2" w:rsidRPr="00A96C0B" w:rsidRDefault="005C01EC" w:rsidP="10A9246F">
      <w:pPr>
        <w:pStyle w:val="UnidaviTexto-Espao15"/>
      </w:pPr>
      <w:r>
        <w:t>Este</w:t>
      </w:r>
      <w:r w:rsidRPr="00A96C0B">
        <w:t xml:space="preserve"> </w:t>
      </w:r>
      <w:r w:rsidR="3D8DC1A2" w:rsidRPr="00A96C0B">
        <w:t xml:space="preserve">trabalho </w:t>
      </w:r>
      <w:r>
        <w:t>de conclusão de curso se trata do</w:t>
      </w:r>
      <w:r w:rsidR="3D8DC1A2" w:rsidRPr="00A96C0B">
        <w:t xml:space="preserve"> desenvolvimento de um protótipo de uma aplicação web responsiva para o gerenciamento de propostas em escritórios de soluções </w:t>
      </w:r>
      <w:r w:rsidR="3A5359E3" w:rsidRPr="00A96C0B">
        <w:t>agrícolas</w:t>
      </w:r>
      <w:r w:rsidR="3D8DC1A2" w:rsidRPr="00A96C0B">
        <w:t xml:space="preserve">, auxiliando na organização das informações dos trabalhos desenvolvidos no </w:t>
      </w:r>
      <w:r w:rsidR="327BC2E2" w:rsidRPr="00A96C0B">
        <w:t>dia a dia</w:t>
      </w:r>
      <w:r w:rsidR="3D8DC1A2" w:rsidRPr="00A96C0B">
        <w:t xml:space="preserve"> do escritório. </w:t>
      </w:r>
    </w:p>
    <w:p w14:paraId="5BCECD6E" w14:textId="056C76BC" w:rsidR="3D8DC1A2" w:rsidRPr="00A96C0B" w:rsidRDefault="3D8DC1A2" w:rsidP="10A9246F">
      <w:pPr>
        <w:pStyle w:val="UnidaviTexto-Espao15"/>
      </w:pPr>
      <w:r w:rsidRPr="00A96C0B">
        <w:t xml:space="preserve">As ferramentas e linguagens de programação utilizadas auxiliaram no desenvolvimento do protótipo, assim permitindo que o mesmo fosse concluído. Na parte do </w:t>
      </w:r>
      <w:proofErr w:type="spellStart"/>
      <w:r w:rsidRPr="00A96C0B">
        <w:rPr>
          <w:i/>
          <w:iCs/>
        </w:rPr>
        <w:t>back</w:t>
      </w:r>
      <w:r w:rsidR="2A14EBF9" w:rsidRPr="00A96C0B">
        <w:rPr>
          <w:i/>
          <w:iCs/>
        </w:rPr>
        <w:t>-</w:t>
      </w:r>
      <w:r w:rsidRPr="00A96C0B">
        <w:rPr>
          <w:i/>
          <w:iCs/>
        </w:rPr>
        <w:t>end</w:t>
      </w:r>
      <w:proofErr w:type="spellEnd"/>
      <w:r w:rsidRPr="00A96C0B">
        <w:rPr>
          <w:i/>
          <w:iCs/>
        </w:rPr>
        <w:t xml:space="preserve"> </w:t>
      </w:r>
      <w:r w:rsidRPr="00A96C0B">
        <w:t>o ASP.NET auxiliou com as funcionalidades que traz para o desenvolvimento</w:t>
      </w:r>
      <w:r w:rsidR="005C01EC">
        <w:t xml:space="preserve"> com</w:t>
      </w:r>
      <w:r w:rsidRPr="00A96C0B">
        <w:t xml:space="preserve"> C#, já no </w:t>
      </w:r>
      <w:r w:rsidRPr="00A96C0B">
        <w:rPr>
          <w:i/>
          <w:iCs/>
        </w:rPr>
        <w:t>front</w:t>
      </w:r>
      <w:r w:rsidR="5F4B5634" w:rsidRPr="00A96C0B">
        <w:rPr>
          <w:i/>
          <w:iCs/>
        </w:rPr>
        <w:t>-</w:t>
      </w:r>
      <w:proofErr w:type="spellStart"/>
      <w:r w:rsidRPr="00A96C0B">
        <w:rPr>
          <w:i/>
          <w:iCs/>
        </w:rPr>
        <w:t>end</w:t>
      </w:r>
      <w:proofErr w:type="spellEnd"/>
      <w:r w:rsidRPr="00A96C0B">
        <w:rPr>
          <w:i/>
          <w:iCs/>
        </w:rPr>
        <w:t xml:space="preserve"> </w:t>
      </w:r>
      <w:r w:rsidRPr="00A96C0B">
        <w:t xml:space="preserve">o </w:t>
      </w:r>
      <w:proofErr w:type="spellStart"/>
      <w:r w:rsidRPr="00A96C0B">
        <w:t>ReactJS</w:t>
      </w:r>
      <w:proofErr w:type="spellEnd"/>
      <w:r w:rsidRPr="00A96C0B">
        <w:t xml:space="preserve"> juntamente com a biblioteca Material UI </w:t>
      </w:r>
      <w:r w:rsidR="005C01EC">
        <w:t>foram fundamentais</w:t>
      </w:r>
      <w:r w:rsidR="005C01EC" w:rsidRPr="00A96C0B">
        <w:t xml:space="preserve"> </w:t>
      </w:r>
      <w:r w:rsidRPr="00A96C0B">
        <w:t xml:space="preserve">na criação de componentes de forma padronizada, veloz e responsiva. </w:t>
      </w:r>
      <w:r w:rsidR="005C01EC">
        <w:t>Quanto ao</w:t>
      </w:r>
      <w:r w:rsidRPr="00A96C0B">
        <w:t xml:space="preserve"> banco de dados</w:t>
      </w:r>
      <w:r w:rsidR="005C01EC">
        <w:t>, o SQL Server foi adequado visando</w:t>
      </w:r>
      <w:r w:rsidRPr="00A96C0B">
        <w:t xml:space="preserve"> manter a segurança e integridade dos dados da aplicação, juntamente com o Entity Framework que realizou o mapeamento objeto-relacional. </w:t>
      </w:r>
    </w:p>
    <w:p w14:paraId="1C7A0CBB" w14:textId="225DB12B" w:rsidR="3D8DC1A2" w:rsidRPr="00A96C0B" w:rsidRDefault="3D8DC1A2" w:rsidP="10A9246F">
      <w:pPr>
        <w:pStyle w:val="UnidaviTexto-Espao15"/>
      </w:pPr>
      <w:r w:rsidRPr="00A96C0B">
        <w:t xml:space="preserve">Em relação aos objetivos específicos do trabalho, partindo </w:t>
      </w:r>
      <w:r w:rsidR="005C01EC">
        <w:t>do que</w:t>
      </w:r>
      <w:r w:rsidRPr="00A96C0B">
        <w:t xml:space="preserve"> visava detalhar sobre as tecnologias utilizadas para o desenvolvimento do protótipo, este foi atingido através da construção da revisão da literatura. </w:t>
      </w:r>
    </w:p>
    <w:p w14:paraId="160F4B75" w14:textId="4BD351D6" w:rsidR="3D8DC1A2" w:rsidRPr="00A96C0B" w:rsidRDefault="3D8DC1A2" w:rsidP="10A9246F">
      <w:pPr>
        <w:pStyle w:val="UnidaviTexto-Espao15"/>
      </w:pPr>
      <w:r w:rsidRPr="00A96C0B">
        <w:t xml:space="preserve">Em segundo lugar em relação ao objetivo de explicar o processo atual realizado por um escritório de soluções agrícolas, este foi alcançado por meio do mapeamento de cenário junto ao escritório Lopes Projetos Agrícolas. </w:t>
      </w:r>
    </w:p>
    <w:p w14:paraId="710F9F2B" w14:textId="0D4BA4F0" w:rsidR="3D8DC1A2" w:rsidRPr="00A96C0B" w:rsidRDefault="3D8DC1A2" w:rsidP="10A9246F">
      <w:pPr>
        <w:pStyle w:val="UnidaviTexto-Espao15"/>
      </w:pPr>
      <w:r w:rsidRPr="00A96C0B">
        <w:t>O terceiro objetivo propunha descrever os requisitos e elaborar diagramas, este foi cumprido por meio da seção de análise, onde se detalhou os requisitos funcionais, requisitos não funcionais e regras de negócio da aplicação, bem como</w:t>
      </w:r>
      <w:r w:rsidR="005C01EC">
        <w:t>,</w:t>
      </w:r>
      <w:r w:rsidRPr="00A96C0B">
        <w:t xml:space="preserve"> onde foram apresentados os diagramas de caso de uso, entidade-relacionamento e diagrama de classes. </w:t>
      </w:r>
    </w:p>
    <w:p w14:paraId="15A1033B" w14:textId="7C2F2D60" w:rsidR="3D8DC1A2" w:rsidRPr="00A96C0B" w:rsidRDefault="3D8DC1A2" w:rsidP="10A9246F">
      <w:pPr>
        <w:pStyle w:val="UnidaviTexto-Espao15"/>
      </w:pPr>
      <w:r w:rsidRPr="00A96C0B">
        <w:t>Por fim, o objetivo que propunha aplicar as tecnologias selecionadas para o desenvolvimento do protótipo também foi cumprido, sendo demonstrado por meio do quarto capítulo, onde foram apresentadas as técnicas e ferramentas utilizadas</w:t>
      </w:r>
      <w:r w:rsidR="005C01EC">
        <w:t xml:space="preserve">, sendo também </w:t>
      </w:r>
      <w:r w:rsidRPr="00A96C0B">
        <w:t>demonstrado o funcionamento do protótipo</w:t>
      </w:r>
      <w:del w:id="152" w:author="Jullian" w:date="2023-11-01T19:43:00Z">
        <w:r w:rsidRPr="00A96C0B" w:rsidDel="005C01EC">
          <w:delText>,</w:delText>
        </w:r>
      </w:del>
      <w:r w:rsidRPr="00A96C0B">
        <w:t xml:space="preserve"> com a explicação de todas as telas e</w:t>
      </w:r>
      <w:r w:rsidR="4C7EB8CB" w:rsidRPr="00A96C0B">
        <w:t xml:space="preserve"> </w:t>
      </w:r>
      <w:r w:rsidRPr="00A96C0B">
        <w:t>rotinas da aplicação.</w:t>
      </w:r>
      <w:r w:rsidR="32AB154D" w:rsidRPr="00A96C0B">
        <w:t xml:space="preserve"> </w:t>
      </w:r>
    </w:p>
    <w:p w14:paraId="454E54AE" w14:textId="5767AD32" w:rsidR="3D8DC1A2" w:rsidRPr="00A96C0B" w:rsidRDefault="3D8DC1A2" w:rsidP="10A9246F">
      <w:pPr>
        <w:pStyle w:val="UnidaviTexto-Espao15"/>
      </w:pPr>
      <w:r w:rsidRPr="00A96C0B">
        <w:t xml:space="preserve">O </w:t>
      </w:r>
      <w:r w:rsidR="369D9686" w:rsidRPr="00A96C0B">
        <w:t xml:space="preserve">protótipo </w:t>
      </w:r>
      <w:r w:rsidRPr="00A96C0B">
        <w:t>desenvolvido oferece ao usuário uma ferramenta de auxílio na organização</w:t>
      </w:r>
      <w:r w:rsidR="214A95BA" w:rsidRPr="00A96C0B">
        <w:t xml:space="preserve"> </w:t>
      </w:r>
      <w:r w:rsidRPr="00A96C0B">
        <w:t>das informações e gestão das rotinas internas do escritório disponibilizando um controle</w:t>
      </w:r>
      <w:r w:rsidR="43F0B836" w:rsidRPr="00A96C0B">
        <w:t xml:space="preserve"> </w:t>
      </w:r>
      <w:r w:rsidRPr="00A96C0B">
        <w:t xml:space="preserve">eficiente de dados </w:t>
      </w:r>
      <w:r w:rsidR="64257223" w:rsidRPr="00A96C0B">
        <w:t>e documentos</w:t>
      </w:r>
      <w:r w:rsidRPr="00A96C0B">
        <w:t xml:space="preserve">. O </w:t>
      </w:r>
      <w:r w:rsidR="129E79C7" w:rsidRPr="00A96C0B">
        <w:t xml:space="preserve">protótipo </w:t>
      </w:r>
      <w:r w:rsidRPr="00A96C0B">
        <w:t>permite o cadastro de pessoas, imóveis, propostas,</w:t>
      </w:r>
      <w:r w:rsidR="3D9ED417" w:rsidRPr="00A96C0B">
        <w:t xml:space="preserve"> </w:t>
      </w:r>
      <w:r w:rsidRPr="00A96C0B">
        <w:t>laudos de acompanhamento e documentações, facilitando o acesso a essas informações em um ambiente integrado. Além de permitir o controle de acesso por meio das permissões de usuários, garantindo que somente usuários autorizados possam realizar os processos.</w:t>
      </w:r>
      <w:r w:rsidR="4BA4E4F7" w:rsidRPr="00A96C0B">
        <w:t xml:space="preserve"> </w:t>
      </w:r>
    </w:p>
    <w:p w14:paraId="3F11F6C4" w14:textId="3474607C" w:rsidR="3D8DC1A2" w:rsidRPr="00A96C0B" w:rsidRDefault="3D8DC1A2" w:rsidP="10A9246F">
      <w:pPr>
        <w:pStyle w:val="UnidaviTexto-Espao15"/>
      </w:pPr>
      <w:r w:rsidRPr="00A96C0B">
        <w:lastRenderedPageBreak/>
        <w:t>Assim, pode-se concluir que os objetivos específicos estabelecidos para o</w:t>
      </w:r>
      <w:r w:rsidR="39E5F01F" w:rsidRPr="00A96C0B">
        <w:t xml:space="preserve"> </w:t>
      </w:r>
      <w:r w:rsidRPr="00A96C0B">
        <w:t>trabalho foram alcançados, bem como seu objetivo geral, porém, considerando as</w:t>
      </w:r>
      <w:r w:rsidR="5F8C328E" w:rsidRPr="00A96C0B">
        <w:t xml:space="preserve"> </w:t>
      </w:r>
      <w:r w:rsidRPr="00A96C0B">
        <w:t>limitações do trabalho, foram listadas algumas recomendações de trabalhos futuros,</w:t>
      </w:r>
      <w:r w:rsidR="0F81B842" w:rsidRPr="00A96C0B">
        <w:t xml:space="preserve"> </w:t>
      </w:r>
      <w:r w:rsidRPr="00A96C0B">
        <w:t>como melhorias e novas funcionalidades para o protótipo.</w:t>
      </w:r>
    </w:p>
    <w:p w14:paraId="32AB3677" w14:textId="62511AC6" w:rsidR="10A9246F" w:rsidRPr="00A96C0B" w:rsidRDefault="10A9246F" w:rsidP="10A9246F">
      <w:pPr>
        <w:pStyle w:val="UnidaviTexto-Espao15"/>
      </w:pPr>
    </w:p>
    <w:p w14:paraId="44236652" w14:textId="1CC2585C" w:rsidR="2337CA0B" w:rsidRPr="00A96C0B" w:rsidRDefault="2337CA0B" w:rsidP="10A9246F">
      <w:pPr>
        <w:pStyle w:val="Ttulo2"/>
      </w:pPr>
      <w:bookmarkStart w:id="153" w:name="_Toc637968797"/>
      <w:bookmarkStart w:id="154" w:name="_Toc136163067"/>
      <w:bookmarkStart w:id="155" w:name="_Toc149739465"/>
      <w:r w:rsidRPr="00A96C0B">
        <w:t>5.1 RECOMENDAÇÕES DE TRABALHOS FUTUROS</w:t>
      </w:r>
      <w:bookmarkEnd w:id="153"/>
      <w:bookmarkEnd w:id="154"/>
      <w:bookmarkEnd w:id="155"/>
    </w:p>
    <w:p w14:paraId="1AA58062" w14:textId="77777777" w:rsidR="00AA10EA" w:rsidRPr="00A96C0B" w:rsidRDefault="00AA10EA" w:rsidP="4E544FCE">
      <w:pPr>
        <w:pStyle w:val="UnidaviTexto-Espao15"/>
      </w:pPr>
    </w:p>
    <w:p w14:paraId="6ABAEAF9" w14:textId="5D128C24" w:rsidR="49D999FB" w:rsidRPr="00A96C0B" w:rsidRDefault="005C01EC" w:rsidP="10A9246F">
      <w:pPr>
        <w:pStyle w:val="UnidaviTexto-Espao15"/>
      </w:pPr>
      <w:r>
        <w:t>Para o aprimoramento do protótipo foram identificados algumas melhorias e novas funcionalidades, que foram tratadas como requisitos opcionais e listados no Quadro XX. A</w:t>
      </w:r>
      <w:r w:rsidR="49D999FB" w:rsidRPr="00A96C0B">
        <w:t xml:space="preserve"> primeira recomendação seria criar um controle de trilha de auditoria nos processos, descrevendo qual usuário realizou o processo e a data, tudo isso em uma tela padronizada para visualização </w:t>
      </w:r>
      <w:r>
        <w:t>dos</w:t>
      </w:r>
      <w:r w:rsidRPr="00A96C0B">
        <w:t xml:space="preserve"> </w:t>
      </w:r>
      <w:r w:rsidR="49D999FB" w:rsidRPr="00A96C0B">
        <w:t>registros.</w:t>
      </w:r>
    </w:p>
    <w:p w14:paraId="4D19DF6D" w14:textId="558C5F4C" w:rsidR="49D999FB" w:rsidRPr="00A96C0B" w:rsidRDefault="49D999FB" w:rsidP="10A9246F">
      <w:pPr>
        <w:pStyle w:val="UnidaviTexto-Espao15"/>
      </w:pPr>
      <w:r w:rsidRPr="00A96C0B">
        <w:t xml:space="preserve">Como segunda recomendação </w:t>
      </w:r>
      <w:r w:rsidR="005C01EC">
        <w:t xml:space="preserve">de desenvolvimento futuro </w:t>
      </w:r>
      <w:r w:rsidRPr="00A96C0B">
        <w:t xml:space="preserve">seria adicionar um processo financeiro de contas a pagar e contas a receber, integrando com o processo de proposta, gerando a cobrança da assistência técnica automaticamente. Juntamente com a cobrança dos serviços técnicos, uma recomendação seria a integração para emissão de nota fiscal de serviço eletrônica com os </w:t>
      </w:r>
      <w:r w:rsidRPr="00A96C0B">
        <w:rPr>
          <w:i/>
          <w:iCs/>
        </w:rPr>
        <w:t xml:space="preserve">webservices </w:t>
      </w:r>
      <w:r w:rsidR="005C01EC">
        <w:t>de terceiros</w:t>
      </w:r>
      <w:r w:rsidRPr="00A96C0B">
        <w:t>, emitindo automaticamente o documento fiscal.</w:t>
      </w:r>
    </w:p>
    <w:p w14:paraId="3952C90A" w14:textId="5B70A08A" w:rsidR="49D999FB" w:rsidRPr="00A96C0B" w:rsidRDefault="49D999FB" w:rsidP="10A9246F">
      <w:pPr>
        <w:pStyle w:val="UnidaviTexto-Espao15"/>
      </w:pPr>
      <w:r w:rsidRPr="00A96C0B">
        <w:t xml:space="preserve">Outra recomendação seria o cadastro de croquis de localização, onde será cadastrado a imagem da área do croqui e glebas geográficas, bem como o vínculo ao imóvel referenciado. </w:t>
      </w:r>
    </w:p>
    <w:p w14:paraId="1F16B79B" w14:textId="42C60769" w:rsidR="49D999FB" w:rsidRPr="00A96C0B" w:rsidRDefault="49D999FB" w:rsidP="10A9246F">
      <w:pPr>
        <w:pStyle w:val="UnidaviTexto-Espao15"/>
      </w:pPr>
      <w:r w:rsidRPr="00A96C0B">
        <w:t xml:space="preserve">Uma evolução para o protótipo seria o cadastro de laudos de </w:t>
      </w:r>
      <w:proofErr w:type="spellStart"/>
      <w:r w:rsidRPr="00A96C0B">
        <w:t>Proagro</w:t>
      </w:r>
      <w:proofErr w:type="spellEnd"/>
      <w:r w:rsidRPr="00A96C0B">
        <w:t>, onde será descrita toda a visita técnica feita pelo especialista.</w:t>
      </w:r>
    </w:p>
    <w:p w14:paraId="4A7EA567" w14:textId="3FE1D3BD" w:rsidR="49D999FB" w:rsidRPr="00A96C0B" w:rsidRDefault="49D999FB" w:rsidP="10A9246F">
      <w:pPr>
        <w:pStyle w:val="UnidaviTexto-Espao15"/>
      </w:pPr>
      <w:r w:rsidRPr="00A96C0B">
        <w:t xml:space="preserve">Outra sugestão seria uma área do cliente, onde o cliente </w:t>
      </w:r>
      <w:r w:rsidR="00711DE8">
        <w:t xml:space="preserve">(contratante) </w:t>
      </w:r>
      <w:r w:rsidRPr="00A96C0B">
        <w:t>poderá verificar a situação atual da sua proposta sem precisar contatar o escritório diretamente.</w:t>
      </w:r>
    </w:p>
    <w:p w14:paraId="5A0D1A86" w14:textId="4D0E8070" w:rsidR="49D999FB" w:rsidRPr="00A96C0B" w:rsidRDefault="49D999FB" w:rsidP="10A9246F">
      <w:pPr>
        <w:pStyle w:val="UnidaviTexto-Espao15"/>
      </w:pPr>
      <w:r w:rsidRPr="00A96C0B">
        <w:t>A proposta também poderá receber melhorias, como o cadastro da capacidade de pagamento do proponente, utilizando o modelo atual descrito no mapeamento de cenário como referência.</w:t>
      </w:r>
    </w:p>
    <w:p w14:paraId="63D2CE6B" w14:textId="6F489128" w:rsidR="49D999FB" w:rsidRPr="00A96C0B" w:rsidRDefault="49D999FB" w:rsidP="10A9246F">
      <w:pPr>
        <w:pStyle w:val="UnidaviTexto-Espao15"/>
      </w:pPr>
      <w:r w:rsidRPr="00A96C0B">
        <w:t>No contexto da homologação da aplicação, seriam indicados testes com o gestor da empresa e alguns usuários (clientes), assim auxiliando a validação das regras de negócio implementadas e a usabilidade do sistema. Após estar homologado, o sistema poderia ser implantado.</w:t>
      </w:r>
    </w:p>
    <w:p w14:paraId="3CD67D60" w14:textId="77777777" w:rsidR="00F15F0E" w:rsidRDefault="00F15F0E" w:rsidP="5721C0D0">
      <w:pPr>
        <w:spacing w:after="160" w:line="259" w:lineRule="auto"/>
        <w:rPr>
          <w:b/>
          <w:bCs/>
        </w:rPr>
      </w:pPr>
      <w:r w:rsidRPr="55E9F482">
        <w:rPr>
          <w:b/>
          <w:bCs/>
        </w:rPr>
        <w:br w:type="page"/>
      </w:r>
    </w:p>
    <w:p w14:paraId="4F0F3056" w14:textId="7C073DB0" w:rsidR="007E4950" w:rsidRDefault="6DE5104A" w:rsidP="5721C0D0">
      <w:pPr>
        <w:pStyle w:val="Ttulo1"/>
      </w:pPr>
      <w:bookmarkStart w:id="156" w:name="_Toc2095652256"/>
      <w:bookmarkStart w:id="157" w:name="_Toc815972268"/>
      <w:bookmarkStart w:id="158" w:name="_Toc149739466"/>
      <w:r>
        <w:lastRenderedPageBreak/>
        <w:t>REFERÊNCIAS</w:t>
      </w:r>
      <w:bookmarkEnd w:id="156"/>
      <w:bookmarkEnd w:id="157"/>
      <w:bookmarkEnd w:id="158"/>
    </w:p>
    <w:p w14:paraId="049AE967" w14:textId="77777777" w:rsidR="00B50FBF" w:rsidRDefault="00B50FBF" w:rsidP="5E19B3B0">
      <w:pPr>
        <w:jc w:val="both"/>
        <w:rPr>
          <w:rFonts w:eastAsia="Times New Roman"/>
        </w:rPr>
      </w:pPr>
    </w:p>
    <w:p w14:paraId="45F8B7C9" w14:textId="585D079B" w:rsidR="00B50FBF" w:rsidRPr="009D6E3A" w:rsidRDefault="00B50FBF" w:rsidP="000A49F1">
      <w:r w:rsidRPr="009D6E3A">
        <w:t xml:space="preserve">ALVES, William P. </w:t>
      </w:r>
      <w:r w:rsidRPr="009D6E3A">
        <w:rPr>
          <w:b/>
        </w:rPr>
        <w:t>Banco de Dados</w:t>
      </w:r>
      <w:r w:rsidRPr="009D6E3A">
        <w:t>. São Paulo Editora Saraiva, 2014</w:t>
      </w:r>
      <w:r w:rsidR="00711DE8">
        <w:t>a</w:t>
      </w:r>
      <w:r w:rsidRPr="009D6E3A">
        <w:t>. E-book. ISBN 9788536518961. Disponível em: https://integrada.minhabiblioteca.com.br/#/books/9788536518961/. Acesso em: 24 mar. 2023.</w:t>
      </w:r>
    </w:p>
    <w:p w14:paraId="2DDFFF4E" w14:textId="77777777" w:rsidR="00B50FBF" w:rsidRPr="009D6E3A" w:rsidRDefault="00B50FBF" w:rsidP="000A49F1"/>
    <w:p w14:paraId="71AF69AA" w14:textId="17B12F46" w:rsidR="00B50FBF" w:rsidRPr="009D6E3A" w:rsidRDefault="00B50FBF" w:rsidP="5721C0D0">
      <w:pPr>
        <w:jc w:val="both"/>
        <w:rPr>
          <w:rFonts w:eastAsia="Times New Roman"/>
        </w:rPr>
      </w:pPr>
      <w:r w:rsidRPr="009D6E3A">
        <w:rPr>
          <w:rFonts w:eastAsia="Times New Roman"/>
        </w:rPr>
        <w:t xml:space="preserve">ALVES, William P. </w:t>
      </w:r>
      <w:r w:rsidRPr="009D6E3A">
        <w:rPr>
          <w:rFonts w:eastAsia="Times New Roman"/>
          <w:b/>
          <w:bCs/>
        </w:rPr>
        <w:t>Desenvolvimento e design de sites</w:t>
      </w:r>
      <w:r w:rsidRPr="009D6E3A">
        <w:rPr>
          <w:rFonts w:eastAsia="Times New Roman"/>
        </w:rPr>
        <w:t>. São Paulo: Editora Saraiva, 2014</w:t>
      </w:r>
      <w:r w:rsidR="00711DE8">
        <w:rPr>
          <w:rFonts w:eastAsia="Times New Roman"/>
        </w:rPr>
        <w:t>b</w:t>
      </w:r>
      <w:r w:rsidRPr="009D6E3A">
        <w:rPr>
          <w:rFonts w:eastAsia="Times New Roman"/>
        </w:rPr>
        <w:t>. Ebook.</w:t>
      </w:r>
    </w:p>
    <w:p w14:paraId="37829246" w14:textId="77777777" w:rsidR="00B50FBF" w:rsidRPr="009D6E3A" w:rsidRDefault="00B50FBF" w:rsidP="5721C0D0">
      <w:pPr>
        <w:jc w:val="both"/>
      </w:pPr>
    </w:p>
    <w:p w14:paraId="7175A22E" w14:textId="54641BA0" w:rsidR="00B50FBF" w:rsidRPr="009D6E3A" w:rsidRDefault="00B50FBF" w:rsidP="10A9246F">
      <w:pPr>
        <w:rPr>
          <w:rFonts w:eastAsia="Times New Roman"/>
        </w:rPr>
      </w:pPr>
      <w:r w:rsidRPr="009D6E3A">
        <w:rPr>
          <w:rFonts w:eastAsia="Times New Roman"/>
        </w:rPr>
        <w:t xml:space="preserve">AXIOS. </w:t>
      </w:r>
      <w:r w:rsidRPr="009D6E3A">
        <w:rPr>
          <w:rFonts w:eastAsia="Times New Roman"/>
          <w:b/>
          <w:bCs/>
        </w:rPr>
        <w:t>Introdução</w:t>
      </w:r>
      <w:r w:rsidRPr="009D6E3A">
        <w:rPr>
          <w:rFonts w:eastAsia="Times New Roman"/>
        </w:rPr>
        <w:t xml:space="preserve">. </w:t>
      </w:r>
      <w:r w:rsidR="00872D96">
        <w:rPr>
          <w:rFonts w:eastAsia="Times New Roman"/>
        </w:rPr>
        <w:t xml:space="preserve">2023. </w:t>
      </w:r>
      <w:r w:rsidRPr="009D6E3A">
        <w:rPr>
          <w:rFonts w:eastAsia="Times New Roman"/>
        </w:rPr>
        <w:t xml:space="preserve">Disponível em: </w:t>
      </w:r>
      <w:r w:rsidR="002E5C53" w:rsidRPr="009D6E3A">
        <w:rPr>
          <w:rFonts w:eastAsia="Times New Roman"/>
        </w:rPr>
        <w:t>https://axios-http.com/ptbr/docs/intro</w:t>
      </w:r>
      <w:r w:rsidRPr="009D6E3A">
        <w:rPr>
          <w:rFonts w:eastAsia="Times New Roman"/>
        </w:rPr>
        <w:t>. Acesso em: 30 de out. de 2023.</w:t>
      </w:r>
    </w:p>
    <w:p w14:paraId="51465732" w14:textId="77777777" w:rsidR="00B50FBF" w:rsidRPr="009D6E3A" w:rsidRDefault="00B50FBF" w:rsidP="10A9246F">
      <w:pPr>
        <w:rPr>
          <w:rFonts w:eastAsia="Times New Roman"/>
        </w:rPr>
      </w:pPr>
    </w:p>
    <w:p w14:paraId="48DBAFA1" w14:textId="77777777" w:rsidR="00B50FBF" w:rsidRPr="009D6E3A" w:rsidRDefault="00B50FBF" w:rsidP="007C098B">
      <w:r w:rsidRPr="009D6E3A">
        <w:t xml:space="preserve">BARNES, D. J.; KÖLLING, M. </w:t>
      </w:r>
      <w:r w:rsidRPr="009D6E3A">
        <w:rPr>
          <w:b/>
        </w:rPr>
        <w:t>Programação Orientada a Objetos com Java</w:t>
      </w:r>
      <w:r w:rsidRPr="009D6E3A">
        <w:t>. 3. ed. São Paulo: Pearson, 2012.</w:t>
      </w:r>
    </w:p>
    <w:p w14:paraId="20C7BE94" w14:textId="77777777" w:rsidR="00B50FBF" w:rsidRPr="009D6E3A" w:rsidRDefault="00B50FBF" w:rsidP="007C098B"/>
    <w:p w14:paraId="2EED8323" w14:textId="60C44CCA" w:rsidR="00B50FBF" w:rsidRPr="009D6E3A" w:rsidRDefault="00B50FBF" w:rsidP="007C098B">
      <w:r w:rsidRPr="009D6E3A">
        <w:rPr>
          <w:lang w:val="en-US"/>
        </w:rPr>
        <w:t xml:space="preserve">CODD, Edgar Frank. (1985). </w:t>
      </w:r>
      <w:r w:rsidRPr="009D6E3A">
        <w:rPr>
          <w:b/>
          <w:lang w:val="en-US"/>
        </w:rPr>
        <w:t>Is Your DBMS Really Relational?</w:t>
      </w:r>
      <w:r w:rsidRPr="009D6E3A">
        <w:rPr>
          <w:lang w:val="en-US"/>
        </w:rPr>
        <w:t xml:space="preserve"> </w:t>
      </w:r>
      <w:proofErr w:type="spellStart"/>
      <w:r w:rsidRPr="009D6E3A">
        <w:t>Computerworld</w:t>
      </w:r>
      <w:proofErr w:type="spellEnd"/>
      <w:r w:rsidRPr="009D6E3A">
        <w:t xml:space="preserve">, 19(30), 29-33. Disponível em: </w:t>
      </w:r>
      <w:r w:rsidR="002E5C53" w:rsidRPr="009D6E3A">
        <w:t>https://www.analytictech.com/borgatti/whatEver/readingsem/Codd.pdf.</w:t>
      </w:r>
      <w:r w:rsidRPr="009D6E3A">
        <w:t xml:space="preserve"> Acesso em: 24 mar. 2023.</w:t>
      </w:r>
    </w:p>
    <w:p w14:paraId="3B7D7021" w14:textId="77777777" w:rsidR="00B50FBF" w:rsidRPr="009D6E3A" w:rsidRDefault="00B50FBF" w:rsidP="007C098B"/>
    <w:p w14:paraId="6A8967B6" w14:textId="35B23FE5" w:rsidR="002E5C53" w:rsidRPr="009D6E3A" w:rsidRDefault="00B50FBF" w:rsidP="002E5C53">
      <w:r w:rsidRPr="009D6E3A">
        <w:t xml:space="preserve">DEVMEDIA. </w:t>
      </w:r>
      <w:r w:rsidRPr="00FE529A">
        <w:rPr>
          <w:b/>
        </w:rPr>
        <w:t>Gestão de Regras de Negócios</w:t>
      </w:r>
      <w:r w:rsidRPr="009D6E3A">
        <w:t>. 2014. Disponível em: https://www.devmedia.com.br/gestao-de-regras-de-negocios/30670. Acesso em: 02</w:t>
      </w:r>
      <w:r w:rsidR="002E5C53" w:rsidRPr="009D6E3A">
        <w:t xml:space="preserve"> out. 2023.</w:t>
      </w:r>
    </w:p>
    <w:p w14:paraId="0BA209EB" w14:textId="77777777" w:rsidR="002E5C53" w:rsidRPr="009D6E3A" w:rsidRDefault="002E5C53" w:rsidP="00F021F7"/>
    <w:p w14:paraId="2FD5F07F" w14:textId="77777777" w:rsidR="00B50FBF" w:rsidRPr="009D6E3A" w:rsidRDefault="00B50FBF" w:rsidP="007C098B">
      <w:r w:rsidRPr="009D6E3A">
        <w:t xml:space="preserve">FARINELLI, Fernanda. </w:t>
      </w:r>
      <w:r w:rsidRPr="009D6E3A">
        <w:rPr>
          <w:b/>
        </w:rPr>
        <w:t>Conceitos básicos de programação orientada a objetos</w:t>
      </w:r>
      <w:r w:rsidRPr="009D6E3A">
        <w:t>. Instituto Federal Sudeste de Minas Gerais, 2007.</w:t>
      </w:r>
    </w:p>
    <w:p w14:paraId="28A08FFC" w14:textId="77777777" w:rsidR="002E5C53" w:rsidRPr="009D6E3A" w:rsidRDefault="002E5C53" w:rsidP="00E3043B"/>
    <w:p w14:paraId="43284C0D" w14:textId="77777777" w:rsidR="00B50FBF" w:rsidRPr="009D6E3A" w:rsidRDefault="00B50FBF" w:rsidP="00E3043B">
      <w:r w:rsidRPr="009D6E3A">
        <w:t xml:space="preserve">FLANAGAN; DAVID. </w:t>
      </w:r>
      <w:r w:rsidRPr="009D6E3A">
        <w:rPr>
          <w:b/>
          <w:bCs/>
        </w:rPr>
        <w:t>Javascript.</w:t>
      </w:r>
      <w:r w:rsidRPr="009D6E3A">
        <w:t xml:space="preserve"> Porto Alegre: Grupo A, 2014. Ebook.</w:t>
      </w:r>
    </w:p>
    <w:p w14:paraId="1BAA4E9A" w14:textId="77777777" w:rsidR="002E5C53" w:rsidRPr="009D6E3A" w:rsidRDefault="002E5C53" w:rsidP="00E3043B"/>
    <w:p w14:paraId="7BFA6E2E" w14:textId="77777777" w:rsidR="00B50FBF" w:rsidRPr="009D6E3A" w:rsidRDefault="00B50FBF" w:rsidP="00F021F7">
      <w:r w:rsidRPr="009D6E3A">
        <w:t xml:space="preserve">FRAMEWORK, Entity. </w:t>
      </w:r>
      <w:r w:rsidRPr="009D6E3A">
        <w:rPr>
          <w:b/>
          <w:bCs/>
        </w:rPr>
        <w:t>Entity framework</w:t>
      </w:r>
      <w:r w:rsidRPr="009D6E3A">
        <w:t xml:space="preserve">. </w:t>
      </w:r>
      <w:proofErr w:type="spellStart"/>
      <w:r w:rsidRPr="009D6E3A">
        <w:t>Architecture</w:t>
      </w:r>
      <w:proofErr w:type="spellEnd"/>
      <w:r w:rsidRPr="009D6E3A">
        <w:t xml:space="preserve"> [</w:t>
      </w:r>
      <w:proofErr w:type="spellStart"/>
      <w:r w:rsidRPr="009D6E3A">
        <w:t>edit</w:t>
      </w:r>
      <w:proofErr w:type="spellEnd"/>
      <w:r w:rsidRPr="009D6E3A">
        <w:t>], v. 21, p. 22, 2021.</w:t>
      </w:r>
    </w:p>
    <w:p w14:paraId="70A53F5B" w14:textId="77777777" w:rsidR="002E5C53" w:rsidRPr="009D6E3A" w:rsidRDefault="002E5C53" w:rsidP="00F021F7"/>
    <w:p w14:paraId="5161C449" w14:textId="77777777" w:rsidR="00B50FBF" w:rsidRDefault="00B50FBF" w:rsidP="00F021F7">
      <w:r w:rsidRPr="009D6E3A">
        <w:t xml:space="preserve">FREITAS, Pedro Henrique C. et al. </w:t>
      </w:r>
      <w:r w:rsidRPr="009D6E3A">
        <w:rPr>
          <w:b/>
          <w:bCs/>
        </w:rPr>
        <w:t xml:space="preserve">PROGRAMAÇÃO </w:t>
      </w:r>
      <w:proofErr w:type="spellStart"/>
      <w:r w:rsidRPr="009D6E3A">
        <w:rPr>
          <w:b/>
          <w:bCs/>
        </w:rPr>
        <w:t>back</w:t>
      </w:r>
      <w:proofErr w:type="spellEnd"/>
      <w:r w:rsidRPr="009D6E3A">
        <w:rPr>
          <w:b/>
          <w:bCs/>
        </w:rPr>
        <w:t xml:space="preserve"> </w:t>
      </w:r>
      <w:proofErr w:type="spellStart"/>
      <w:r w:rsidRPr="009D6E3A">
        <w:rPr>
          <w:b/>
          <w:bCs/>
        </w:rPr>
        <w:t>end</w:t>
      </w:r>
      <w:proofErr w:type="spellEnd"/>
      <w:r w:rsidRPr="009D6E3A">
        <w:rPr>
          <w:b/>
          <w:bCs/>
        </w:rPr>
        <w:t xml:space="preserve"> 3</w:t>
      </w:r>
      <w:r w:rsidRPr="009D6E3A">
        <w:t>. Porto Alegre SAGAH 2021 1 recurso online ISBN 9786581492274.</w:t>
      </w:r>
    </w:p>
    <w:p w14:paraId="4475CD9E" w14:textId="77777777" w:rsidR="009D6E3A" w:rsidRPr="009D6E3A" w:rsidRDefault="009D6E3A" w:rsidP="00F021F7"/>
    <w:p w14:paraId="2EB3FBD0" w14:textId="5157384D" w:rsidR="00B50FBF" w:rsidRPr="009D6E3A" w:rsidRDefault="00B50FBF" w:rsidP="10A9246F">
      <w:pPr>
        <w:rPr>
          <w:rFonts w:eastAsia="Times New Roman"/>
        </w:rPr>
      </w:pPr>
      <w:r w:rsidRPr="009D6E3A">
        <w:rPr>
          <w:rFonts w:eastAsia="Times New Roman"/>
        </w:rPr>
        <w:t xml:space="preserve">IVANOV, Maksim; BESPOYASOV, Alex. </w:t>
      </w:r>
      <w:proofErr w:type="spellStart"/>
      <w:r w:rsidRPr="009D6E3A">
        <w:rPr>
          <w:rFonts w:eastAsia="Times New Roman"/>
          <w:b/>
          <w:bCs/>
        </w:rPr>
        <w:t>Fullstack</w:t>
      </w:r>
      <w:proofErr w:type="spellEnd"/>
      <w:r w:rsidRPr="009D6E3A">
        <w:rPr>
          <w:rFonts w:eastAsia="Times New Roman"/>
          <w:b/>
          <w:bCs/>
        </w:rPr>
        <w:t xml:space="preserve"> </w:t>
      </w:r>
      <w:proofErr w:type="spellStart"/>
      <w:r w:rsidRPr="009D6E3A">
        <w:rPr>
          <w:rFonts w:eastAsia="Times New Roman"/>
          <w:b/>
          <w:bCs/>
        </w:rPr>
        <w:t>React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learn</w:t>
      </w:r>
      <w:proofErr w:type="spellEnd"/>
      <w:r w:rsidRPr="009D6E3A">
        <w:rPr>
          <w:rFonts w:eastAsia="Times New Roman"/>
          <w:b/>
          <w:bCs/>
        </w:rPr>
        <w:t xml:space="preserve"> pro </w:t>
      </w:r>
      <w:proofErr w:type="spellStart"/>
      <w:r w:rsidRPr="009D6E3A">
        <w:rPr>
          <w:rFonts w:eastAsia="Times New Roman"/>
          <w:b/>
          <w:bCs/>
        </w:rPr>
        <w:t>patterns</w:t>
      </w:r>
      <w:proofErr w:type="spellEnd"/>
      <w:r w:rsidRPr="009D6E3A">
        <w:rPr>
          <w:rFonts w:eastAsia="Times New Roman"/>
          <w:b/>
          <w:bCs/>
        </w:rPr>
        <w:t xml:space="preserve"> for </w:t>
      </w:r>
      <w:proofErr w:type="spellStart"/>
      <w:r w:rsidRPr="009D6E3A">
        <w:rPr>
          <w:rFonts w:eastAsia="Times New Roman"/>
          <w:b/>
          <w:bCs/>
        </w:rPr>
        <w:t>hooks</w:t>
      </w:r>
      <w:proofErr w:type="spellEnd"/>
      <w:r w:rsidRPr="009D6E3A">
        <w:rPr>
          <w:rFonts w:eastAsia="Times New Roman"/>
          <w:b/>
          <w:bCs/>
        </w:rPr>
        <w:t xml:space="preserve">, </w:t>
      </w:r>
      <w:proofErr w:type="spellStart"/>
      <w:r w:rsidRPr="009D6E3A">
        <w:rPr>
          <w:rFonts w:eastAsia="Times New Roman"/>
          <w:b/>
          <w:bCs/>
        </w:rPr>
        <w:t>testing</w:t>
      </w:r>
      <w:proofErr w:type="spellEnd"/>
      <w:r w:rsidRPr="009D6E3A">
        <w:rPr>
          <w:rFonts w:eastAsia="Times New Roman"/>
          <w:b/>
          <w:bCs/>
        </w:rPr>
        <w:t xml:space="preserve">, </w:t>
      </w:r>
      <w:proofErr w:type="spellStart"/>
      <w:r w:rsidRPr="009D6E3A">
        <w:rPr>
          <w:rFonts w:eastAsia="Times New Roman"/>
          <w:b/>
          <w:bCs/>
        </w:rPr>
        <w:t>redux</w:t>
      </w:r>
      <w:proofErr w:type="spellEnd"/>
      <w:r w:rsidRPr="009D6E3A">
        <w:rPr>
          <w:rFonts w:eastAsia="Times New Roman"/>
          <w:b/>
          <w:bCs/>
        </w:rPr>
        <w:t xml:space="preserve">, SSR, </w:t>
      </w:r>
      <w:proofErr w:type="spellStart"/>
      <w:r w:rsidRPr="009D6E3A">
        <w:rPr>
          <w:rFonts w:eastAsia="Times New Roman"/>
          <w:b/>
          <w:bCs/>
        </w:rPr>
        <w:t>and</w:t>
      </w:r>
      <w:proofErr w:type="spellEnd"/>
      <w:r w:rsidRPr="009D6E3A">
        <w:rPr>
          <w:rFonts w:eastAsia="Times New Roman"/>
          <w:b/>
          <w:bCs/>
        </w:rPr>
        <w:t xml:space="preserve"> </w:t>
      </w:r>
      <w:proofErr w:type="spellStart"/>
      <w:r w:rsidRPr="009D6E3A">
        <w:rPr>
          <w:rFonts w:eastAsia="Times New Roman"/>
          <w:b/>
          <w:bCs/>
        </w:rPr>
        <w:t>GraphQL</w:t>
      </w:r>
      <w:proofErr w:type="spellEnd"/>
      <w:r w:rsidRPr="009D6E3A">
        <w:rPr>
          <w:rFonts w:eastAsia="Times New Roman"/>
        </w:rPr>
        <w:t>. [</w:t>
      </w:r>
      <w:proofErr w:type="spellStart"/>
      <w:r w:rsidRPr="009D6E3A">
        <w:rPr>
          <w:rFonts w:eastAsia="Times New Roman"/>
        </w:rPr>
        <w:t>s.l</w:t>
      </w:r>
      <w:proofErr w:type="spellEnd"/>
      <w:r w:rsidRPr="009D6E3A">
        <w:rPr>
          <w:rFonts w:eastAsia="Times New Roman"/>
        </w:rPr>
        <w:t xml:space="preserve">.], </w:t>
      </w:r>
      <w:proofErr w:type="spellStart"/>
      <w:r w:rsidRPr="009D6E3A">
        <w:rPr>
          <w:rFonts w:eastAsia="Times New Roman"/>
        </w:rPr>
        <w:t>Newline</w:t>
      </w:r>
      <w:proofErr w:type="spellEnd"/>
      <w:r w:rsidRPr="009D6E3A">
        <w:rPr>
          <w:rFonts w:eastAsia="Times New Roman"/>
        </w:rPr>
        <w:t>, 2020. Ebook.</w:t>
      </w:r>
    </w:p>
    <w:p w14:paraId="1C81413E" w14:textId="77777777" w:rsidR="002E5C53" w:rsidRPr="009D6E3A" w:rsidRDefault="002E5C53" w:rsidP="10A9246F"/>
    <w:p w14:paraId="49D0257E" w14:textId="7495CB9D" w:rsidR="00B50FBF" w:rsidRPr="009D6E3A" w:rsidRDefault="00B50FBF" w:rsidP="00B27698">
      <w:r w:rsidRPr="009D6E3A">
        <w:t xml:space="preserve">JONES, M., Bradley, J., </w:t>
      </w:r>
      <w:proofErr w:type="spellStart"/>
      <w:r w:rsidRPr="009D6E3A">
        <w:t>Sakimura</w:t>
      </w:r>
      <w:proofErr w:type="spellEnd"/>
      <w:r w:rsidRPr="009D6E3A">
        <w:t>, N. (2015) “</w:t>
      </w:r>
      <w:r w:rsidRPr="009D6E3A">
        <w:rPr>
          <w:b/>
          <w:bCs/>
        </w:rPr>
        <w:t>JSON Web Token (JWT) – RFC 7519</w:t>
      </w:r>
      <w:r w:rsidRPr="009D6E3A">
        <w:t xml:space="preserve">”, Internet </w:t>
      </w:r>
      <w:proofErr w:type="spellStart"/>
      <w:r w:rsidRPr="009D6E3A">
        <w:t>Engineering</w:t>
      </w:r>
      <w:proofErr w:type="spellEnd"/>
      <w:r w:rsidRPr="009D6E3A">
        <w:t xml:space="preserve"> Task Force, IEFT. Disponível em: https://tools.ietf.org/pdf/rfc7519.pdf. Acesso em: 23 ago. 2023.</w:t>
      </w:r>
    </w:p>
    <w:p w14:paraId="082507E7" w14:textId="77777777" w:rsidR="002E5C53" w:rsidRPr="009D6E3A" w:rsidRDefault="002E5C53" w:rsidP="00B27698"/>
    <w:p w14:paraId="513B1ED3" w14:textId="53A9E9F0" w:rsidR="00B50FBF" w:rsidRPr="009D6E3A" w:rsidRDefault="00B50FBF" w:rsidP="00F021F7">
      <w:r w:rsidRPr="009D6E3A">
        <w:t xml:space="preserve">JWT.IO. </w:t>
      </w:r>
      <w:proofErr w:type="spellStart"/>
      <w:r w:rsidRPr="009D6E3A">
        <w:rPr>
          <w:b/>
          <w:bCs/>
        </w:rPr>
        <w:t>Introduction</w:t>
      </w:r>
      <w:proofErr w:type="spellEnd"/>
      <w:r w:rsidRPr="009D6E3A">
        <w:rPr>
          <w:b/>
          <w:bCs/>
        </w:rPr>
        <w:t xml:space="preserve"> </w:t>
      </w:r>
      <w:proofErr w:type="spellStart"/>
      <w:r w:rsidRPr="009D6E3A">
        <w:rPr>
          <w:b/>
          <w:bCs/>
        </w:rPr>
        <w:t>to</w:t>
      </w:r>
      <w:proofErr w:type="spellEnd"/>
      <w:r w:rsidRPr="009D6E3A">
        <w:rPr>
          <w:b/>
          <w:bCs/>
        </w:rPr>
        <w:t xml:space="preserve"> JSON Web Tokens</w:t>
      </w:r>
      <w:r w:rsidRPr="009D6E3A">
        <w:t>.</w:t>
      </w:r>
      <w:r w:rsidR="00872D96">
        <w:t xml:space="preserve"> 2023.</w:t>
      </w:r>
      <w:r w:rsidRPr="009D6E3A">
        <w:t xml:space="preserve"> Disponível em: https://jwt.io/introduction. Acesso em: 23 ago. 2023.</w:t>
      </w:r>
    </w:p>
    <w:p w14:paraId="107DEBE2" w14:textId="77777777" w:rsidR="002E5C53" w:rsidRPr="009D6E3A" w:rsidRDefault="002E5C53" w:rsidP="00F021F7"/>
    <w:p w14:paraId="641A6C80" w14:textId="77777777" w:rsidR="00B50FBF" w:rsidRPr="009D6E3A" w:rsidRDefault="00B50FBF" w:rsidP="00F021F7">
      <w:r w:rsidRPr="009D6E3A">
        <w:t xml:space="preserve">MARTIN, Robert C. </w:t>
      </w:r>
      <w:r w:rsidRPr="009D6E3A">
        <w:rPr>
          <w:b/>
        </w:rPr>
        <w:t xml:space="preserve">Código limpo: habilidades práticas do </w:t>
      </w:r>
      <w:proofErr w:type="spellStart"/>
      <w:r w:rsidRPr="009D6E3A">
        <w:rPr>
          <w:b/>
        </w:rPr>
        <w:t>Agile</w:t>
      </w:r>
      <w:proofErr w:type="spellEnd"/>
      <w:r w:rsidRPr="009D6E3A">
        <w:rPr>
          <w:b/>
        </w:rPr>
        <w:t xml:space="preserve"> software</w:t>
      </w:r>
      <w:r w:rsidRPr="009D6E3A">
        <w:t>. Rio de Janeiro Alta Books, 2009.</w:t>
      </w:r>
    </w:p>
    <w:p w14:paraId="421F0AC5" w14:textId="77777777" w:rsidR="002E5C53" w:rsidRPr="009D6E3A" w:rsidRDefault="002E5C53" w:rsidP="00F021F7"/>
    <w:p w14:paraId="64C16142" w14:textId="31F6C0E2" w:rsidR="00B50FBF" w:rsidRPr="009D6E3A" w:rsidRDefault="00B50FBF" w:rsidP="681046A8">
      <w:r w:rsidRPr="009D6E3A">
        <w:t xml:space="preserve">MATERIAL UI. </w:t>
      </w:r>
      <w:r w:rsidRPr="009D6E3A">
        <w:rPr>
          <w:b/>
          <w:bCs/>
        </w:rPr>
        <w:t>Material UI – Overview.</w:t>
      </w:r>
      <w:r w:rsidR="00872D96">
        <w:rPr>
          <w:b/>
          <w:bCs/>
        </w:rPr>
        <w:t xml:space="preserve"> </w:t>
      </w:r>
      <w:r w:rsidR="00872D96" w:rsidRPr="00872D96">
        <w:t>2023.</w:t>
      </w:r>
      <w:r w:rsidRPr="009D6E3A">
        <w:rPr>
          <w:b/>
          <w:bCs/>
        </w:rPr>
        <w:t xml:space="preserve"> </w:t>
      </w:r>
      <w:r w:rsidRPr="009D6E3A">
        <w:t>Disponível em: https://mui.com/material-ui/getting-started/. Acesso em: 02 set. 2023.</w:t>
      </w:r>
    </w:p>
    <w:p w14:paraId="26430929" w14:textId="77777777" w:rsidR="002E5C53" w:rsidRPr="009D6E3A" w:rsidRDefault="002E5C53" w:rsidP="681046A8"/>
    <w:p w14:paraId="69BD1D5B" w14:textId="078C25F6" w:rsidR="00B50FBF" w:rsidRPr="009D6E3A" w:rsidRDefault="00B50FBF" w:rsidP="008D7E6F">
      <w:r w:rsidRPr="009D6E3A">
        <w:lastRenderedPageBreak/>
        <w:t xml:space="preserve">MDN. </w:t>
      </w:r>
      <w:r w:rsidRPr="009D6E3A">
        <w:rPr>
          <w:b/>
          <w:bCs/>
        </w:rPr>
        <w:t>Glossário</w:t>
      </w:r>
      <w:r w:rsidRPr="009D6E3A">
        <w:t>.</w:t>
      </w:r>
      <w:r w:rsidR="00711DE8">
        <w:t xml:space="preserve"> 2022</w:t>
      </w:r>
      <w:r w:rsidR="00872D96">
        <w:t>a</w:t>
      </w:r>
      <w:r w:rsidR="00711DE8">
        <w:t>.</w:t>
      </w:r>
      <w:r w:rsidRPr="009D6E3A">
        <w:t xml:space="preserve"> Disponível em: https://developer.mozilla.org/pt-BR/docs/Glossary. Acesso em: 29 jun. 2023.</w:t>
      </w:r>
    </w:p>
    <w:p w14:paraId="325CB59B" w14:textId="77777777" w:rsidR="002E5C53" w:rsidRPr="009D6E3A" w:rsidRDefault="002E5C53" w:rsidP="008D7E6F"/>
    <w:p w14:paraId="171C19FB" w14:textId="20EDF694" w:rsidR="00B50FBF" w:rsidRPr="009D6E3A" w:rsidRDefault="00B50FBF" w:rsidP="008D7E6F">
      <w:r w:rsidRPr="009D6E3A">
        <w:t xml:space="preserve">MDN. </w:t>
      </w:r>
      <w:r w:rsidRPr="009D6E3A">
        <w:rPr>
          <w:b/>
          <w:bCs/>
        </w:rPr>
        <w:t>Métodos de requisição HTTP</w:t>
      </w:r>
      <w:r w:rsidRPr="009D6E3A">
        <w:t>.</w:t>
      </w:r>
      <w:r w:rsidR="007646BC">
        <w:t xml:space="preserve"> 2023.</w:t>
      </w:r>
      <w:r w:rsidRPr="009D6E3A">
        <w:t xml:space="preserve"> Disponível em: https://developer.mozilla.org/pt</w:t>
      </w:r>
      <w:r w:rsidR="007646BC">
        <w:t>-</w:t>
      </w:r>
      <w:r w:rsidRPr="009D6E3A">
        <w:t>BR/docs/Web/HTTP/Methods. Acesso em: 29 jun. 2023.</w:t>
      </w:r>
    </w:p>
    <w:p w14:paraId="0E5E81B9" w14:textId="77777777" w:rsidR="002E5C53" w:rsidRPr="009D6E3A" w:rsidRDefault="002E5C53" w:rsidP="002E5C53"/>
    <w:p w14:paraId="3BE9AB54" w14:textId="730C45E2" w:rsidR="002E5C53" w:rsidRDefault="002E5C53" w:rsidP="00F021F7">
      <w:r w:rsidRPr="009D6E3A">
        <w:t xml:space="preserve">MDN. </w:t>
      </w:r>
      <w:r w:rsidRPr="009D6E3A">
        <w:rPr>
          <w:b/>
          <w:bCs/>
        </w:rPr>
        <w:t>J</w:t>
      </w:r>
      <w:r w:rsidRPr="009D6E3A">
        <w:rPr>
          <w:b/>
        </w:rPr>
        <w:t>avascript</w:t>
      </w:r>
      <w:r w:rsidRPr="009D6E3A">
        <w:t xml:space="preserve">. </w:t>
      </w:r>
      <w:r w:rsidR="007646BC">
        <w:t>2022</w:t>
      </w:r>
      <w:r w:rsidR="00872D96">
        <w:t>b</w:t>
      </w:r>
      <w:r w:rsidR="007646BC">
        <w:t xml:space="preserve">. </w:t>
      </w:r>
      <w:r w:rsidRPr="009D6E3A">
        <w:t>Disponível em: https://developer.mozilla.org/pt-BR/docs/Web/JavaScript. Acesso em: 12 mai. 2023.</w:t>
      </w:r>
    </w:p>
    <w:p w14:paraId="57240069" w14:textId="77777777" w:rsidR="002E5C53" w:rsidRDefault="002E5C53" w:rsidP="00F021F7"/>
    <w:p w14:paraId="077F2D55" w14:textId="0067F56F" w:rsidR="00856D3B" w:rsidRPr="009D6E3A" w:rsidRDefault="00856D3B" w:rsidP="00856D3B">
      <w:r w:rsidRPr="009D6E3A">
        <w:t>MICROSOFT.</w:t>
      </w:r>
      <w:r w:rsidRPr="009D6E3A">
        <w:rPr>
          <w:b/>
          <w:bCs/>
        </w:rPr>
        <w:t xml:space="preserve"> </w:t>
      </w:r>
      <w:r w:rsidRPr="00856D3B">
        <w:rPr>
          <w:b/>
          <w:bCs/>
        </w:rPr>
        <w:t xml:space="preserve">Introdução ao </w:t>
      </w:r>
      <w:proofErr w:type="spellStart"/>
      <w:r w:rsidRPr="00856D3B">
        <w:rPr>
          <w:b/>
          <w:bCs/>
        </w:rPr>
        <w:t>Identity</w:t>
      </w:r>
      <w:proofErr w:type="spellEnd"/>
      <w:r w:rsidRPr="00856D3B">
        <w:rPr>
          <w:b/>
          <w:bCs/>
        </w:rPr>
        <w:t xml:space="preserve"> no ASP.NET Core</w:t>
      </w:r>
      <w:r>
        <w:rPr>
          <w:b/>
          <w:bCs/>
        </w:rPr>
        <w:t xml:space="preserve">. </w:t>
      </w:r>
      <w:r>
        <w:t>2023a.</w:t>
      </w:r>
      <w:r w:rsidRPr="009D6E3A">
        <w:rPr>
          <w:b/>
          <w:bCs/>
        </w:rPr>
        <w:t xml:space="preserve"> </w:t>
      </w:r>
      <w:r w:rsidRPr="009D6E3A">
        <w:t xml:space="preserve">Disponível em: </w:t>
      </w:r>
      <w:r w:rsidRPr="00856D3B">
        <w:t>https://learn.microsoft.com/pt-br/aspnet/core/security/authentication/identity</w:t>
      </w:r>
      <w:r w:rsidRPr="009D6E3A">
        <w:t>. Acesso em: 29 jun. 2023.</w:t>
      </w:r>
    </w:p>
    <w:p w14:paraId="7441484A" w14:textId="77777777" w:rsidR="00856D3B" w:rsidRPr="009D6E3A" w:rsidRDefault="00856D3B" w:rsidP="00F021F7"/>
    <w:p w14:paraId="0180D729" w14:textId="495F91EF" w:rsidR="00B50FBF" w:rsidRPr="009D6E3A" w:rsidRDefault="00B50FBF" w:rsidP="00F021F7">
      <w:r w:rsidRPr="009D6E3A">
        <w:t>MICROSOFT.</w:t>
      </w:r>
      <w:r w:rsidRPr="009D6E3A">
        <w:rPr>
          <w:b/>
          <w:bCs/>
        </w:rPr>
        <w:t xml:space="preserve"> O que é .NET </w:t>
      </w:r>
      <w:proofErr w:type="gramStart"/>
      <w:r w:rsidRPr="009D6E3A">
        <w:rPr>
          <w:b/>
          <w:bCs/>
        </w:rPr>
        <w:t>Framework?</w:t>
      </w:r>
      <w:r w:rsidRPr="009D6E3A">
        <w:t>.</w:t>
      </w:r>
      <w:proofErr w:type="gramEnd"/>
      <w:r w:rsidR="007646BC">
        <w:t xml:space="preserve"> 2023</w:t>
      </w:r>
      <w:r w:rsidR="00856D3B">
        <w:t>b</w:t>
      </w:r>
      <w:r w:rsidR="007646BC">
        <w:t>.</w:t>
      </w:r>
      <w:r w:rsidRPr="009D6E3A">
        <w:rPr>
          <w:b/>
          <w:bCs/>
        </w:rPr>
        <w:t xml:space="preserve"> </w:t>
      </w:r>
      <w:r w:rsidRPr="009D6E3A">
        <w:t>Disponível em: https://dotnet.microsoft.com/pt-br/learn/dotnet/what-is-dotnet-framework. Acesso em: 29 jun. 2023.</w:t>
      </w:r>
    </w:p>
    <w:p w14:paraId="3310698C" w14:textId="77777777" w:rsidR="002E5C53" w:rsidRPr="009D6E3A" w:rsidRDefault="002E5C53" w:rsidP="00F021F7"/>
    <w:p w14:paraId="46CAFF6F" w14:textId="0E2026B1" w:rsidR="00B50FBF" w:rsidRPr="009D6E3A" w:rsidRDefault="00B50FBF">
      <w:r w:rsidRPr="009D6E3A">
        <w:t>MICROSOFT.</w:t>
      </w:r>
      <w:r w:rsidRPr="009D6E3A">
        <w:rPr>
          <w:b/>
          <w:bCs/>
        </w:rPr>
        <w:t xml:space="preserve"> Um tour pela linguagem C#</w:t>
      </w:r>
      <w:r w:rsidRPr="009D6E3A">
        <w:t>.</w:t>
      </w:r>
      <w:r w:rsidR="007646BC">
        <w:t xml:space="preserve"> 2023</w:t>
      </w:r>
      <w:r w:rsidR="00856D3B">
        <w:t>c</w:t>
      </w:r>
      <w:r w:rsidR="007646BC">
        <w:t>.</w:t>
      </w:r>
      <w:r w:rsidRPr="009D6E3A">
        <w:rPr>
          <w:b/>
          <w:bCs/>
        </w:rPr>
        <w:t xml:space="preserve"> </w:t>
      </w:r>
      <w:r w:rsidRPr="009D6E3A">
        <w:t xml:space="preserve">Disponível em: </w:t>
      </w:r>
      <w:r w:rsidR="00CA7343" w:rsidRPr="007646BC">
        <w:t>https://learn.microsoft.com/pt-br/dotnet/csharp/tour-of-csharp/</w:t>
      </w:r>
      <w:r w:rsidRPr="009D6E3A">
        <w:t>. Acesso em: 15 out. 2023.</w:t>
      </w:r>
    </w:p>
    <w:p w14:paraId="182F167D" w14:textId="77777777" w:rsidR="0014444C" w:rsidRPr="009D6E3A" w:rsidRDefault="0014444C"/>
    <w:p w14:paraId="4B7742E0" w14:textId="79572183" w:rsidR="0014444C" w:rsidRPr="009D6E3A" w:rsidRDefault="0014444C">
      <w:r w:rsidRPr="009D6E3A">
        <w:t>MICROSOFT.</w:t>
      </w:r>
      <w:r w:rsidRPr="009D6E3A">
        <w:rPr>
          <w:b/>
          <w:bCs/>
        </w:rPr>
        <w:t xml:space="preserve"> </w:t>
      </w:r>
      <w:proofErr w:type="spellStart"/>
      <w:r w:rsidRPr="009D6E3A">
        <w:rPr>
          <w:b/>
          <w:bCs/>
        </w:rPr>
        <w:t>What</w:t>
      </w:r>
      <w:proofErr w:type="spellEnd"/>
      <w:r w:rsidRPr="009D6E3A">
        <w:rPr>
          <w:b/>
          <w:bCs/>
        </w:rPr>
        <w:t xml:space="preserve"> </w:t>
      </w:r>
      <w:proofErr w:type="spellStart"/>
      <w:r w:rsidRPr="009D6E3A">
        <w:rPr>
          <w:b/>
          <w:bCs/>
        </w:rPr>
        <w:t>is</w:t>
      </w:r>
      <w:proofErr w:type="spellEnd"/>
      <w:r w:rsidRPr="009D6E3A">
        <w:rPr>
          <w:b/>
          <w:bCs/>
        </w:rPr>
        <w:t xml:space="preserve"> SQL </w:t>
      </w:r>
      <w:proofErr w:type="gramStart"/>
      <w:r w:rsidRPr="009D6E3A">
        <w:rPr>
          <w:b/>
          <w:bCs/>
        </w:rPr>
        <w:t>Server?.</w:t>
      </w:r>
      <w:proofErr w:type="gramEnd"/>
      <w:r w:rsidR="007646BC">
        <w:rPr>
          <w:b/>
          <w:bCs/>
        </w:rPr>
        <w:t xml:space="preserve"> </w:t>
      </w:r>
      <w:r w:rsidR="007646BC" w:rsidRPr="007646BC">
        <w:t>2023</w:t>
      </w:r>
      <w:r w:rsidR="00856D3B">
        <w:t>d</w:t>
      </w:r>
      <w:r w:rsidR="007646BC" w:rsidRPr="007646BC">
        <w:t>.</w:t>
      </w:r>
      <w:r w:rsidRPr="009D6E3A">
        <w:rPr>
          <w:b/>
          <w:bCs/>
        </w:rPr>
        <w:t xml:space="preserve"> </w:t>
      </w:r>
      <w:r w:rsidRPr="009D6E3A">
        <w:t>Disponível em: https://learn.microsoft.com/en-us/sql/sql-server/what-is-sql-server?view=sql-server-ver16. Acesso em: 15 out. 2023.</w:t>
      </w:r>
    </w:p>
    <w:p w14:paraId="51BBD7D5" w14:textId="77777777" w:rsidR="002E5C53" w:rsidRPr="009D6E3A" w:rsidRDefault="002E5C53"/>
    <w:p w14:paraId="494DFD96" w14:textId="77777777" w:rsidR="002E5C53" w:rsidRPr="009D6E3A" w:rsidRDefault="002E5C53" w:rsidP="002E5C53">
      <w:r w:rsidRPr="009D6E3A">
        <w:t xml:space="preserve">MORAIS, </w:t>
      </w:r>
      <w:proofErr w:type="spellStart"/>
      <w:r w:rsidRPr="009D6E3A">
        <w:t>Izabelly</w:t>
      </w:r>
      <w:proofErr w:type="spellEnd"/>
      <w:r w:rsidRPr="009D6E3A">
        <w:t xml:space="preserve"> Soares de; ZANIN, Aline. </w:t>
      </w:r>
      <w:r w:rsidRPr="00872D96">
        <w:rPr>
          <w:b/>
          <w:bCs/>
        </w:rPr>
        <w:t>Engenharia de Software</w:t>
      </w:r>
      <w:r w:rsidRPr="009D6E3A">
        <w:t>. Porto Alegre:</w:t>
      </w:r>
    </w:p>
    <w:p w14:paraId="650F5C05" w14:textId="5006310B" w:rsidR="002E5C53" w:rsidRPr="009D6E3A" w:rsidRDefault="002E5C53" w:rsidP="002E5C53">
      <w:r w:rsidRPr="009D6E3A">
        <w:t>Grupo A, 2020.</w:t>
      </w:r>
    </w:p>
    <w:p w14:paraId="12DD7751" w14:textId="77777777" w:rsidR="002E5C53" w:rsidRPr="009D6E3A" w:rsidRDefault="002E5C53" w:rsidP="00F021F7"/>
    <w:p w14:paraId="0A046954" w14:textId="6EAAA63D" w:rsidR="00B50FBF" w:rsidRPr="009D6E3A" w:rsidRDefault="00B50FBF" w:rsidP="00F021F7">
      <w:r w:rsidRPr="009D6E3A">
        <w:t xml:space="preserve">OLIVEIRA, Cláudio Luís Vieira. </w:t>
      </w:r>
      <w:proofErr w:type="spellStart"/>
      <w:r w:rsidRPr="009D6E3A">
        <w:rPr>
          <w:b/>
          <w:bCs/>
        </w:rPr>
        <w:t>JavaScript</w:t>
      </w:r>
      <w:proofErr w:type="spellEnd"/>
      <w:r w:rsidRPr="009D6E3A">
        <w:rPr>
          <w:b/>
          <w:bCs/>
        </w:rPr>
        <w:t xml:space="preserve"> descomplicado: programação para a Web, </w:t>
      </w:r>
      <w:proofErr w:type="spellStart"/>
      <w:r w:rsidRPr="009D6E3A">
        <w:rPr>
          <w:b/>
          <w:bCs/>
        </w:rPr>
        <w:t>IoT</w:t>
      </w:r>
      <w:proofErr w:type="spellEnd"/>
      <w:r w:rsidRPr="009D6E3A">
        <w:rPr>
          <w:b/>
          <w:bCs/>
        </w:rPr>
        <w:t xml:space="preserve"> e dispositivos móveis</w:t>
      </w:r>
      <w:r w:rsidRPr="009D6E3A">
        <w:t>. São Paulo Erica 2020 1 recurso online ISBN 9788536533100.</w:t>
      </w:r>
    </w:p>
    <w:p w14:paraId="2C270947" w14:textId="77777777" w:rsidR="002E5C53" w:rsidRPr="009D6E3A" w:rsidRDefault="002E5C53" w:rsidP="00F021F7"/>
    <w:p w14:paraId="0136DD0E" w14:textId="77777777" w:rsidR="00B50FBF" w:rsidRPr="009D6E3A" w:rsidRDefault="00B50FBF" w:rsidP="5721C0D0">
      <w:r w:rsidRPr="009D6E3A">
        <w:t xml:space="preserve">PRESSMAN, Roger S.; MAXIM, Bruce R. </w:t>
      </w:r>
      <w:r w:rsidRPr="009D6E3A">
        <w:rPr>
          <w:b/>
          <w:bCs/>
        </w:rPr>
        <w:t>Engenharia de software</w:t>
      </w:r>
      <w:r w:rsidRPr="009D6E3A">
        <w:t>. Porto Alegre: AMGH Editora Ltda, 2021. Ebook.</w:t>
      </w:r>
    </w:p>
    <w:p w14:paraId="218C8B6A" w14:textId="77777777" w:rsidR="002E5C53" w:rsidRPr="009D6E3A" w:rsidRDefault="002E5C53" w:rsidP="5721C0D0"/>
    <w:p w14:paraId="30CB09E0" w14:textId="59E25681" w:rsidR="00B50FBF" w:rsidRPr="009D6E3A" w:rsidRDefault="002E5C53" w:rsidP="007C098B">
      <w:r w:rsidRPr="009D6E3A">
        <w:rPr>
          <w:lang w:val="en-US"/>
        </w:rPr>
        <w:t>PRITCHETT</w:t>
      </w:r>
      <w:r w:rsidR="00B50FBF" w:rsidRPr="009D6E3A">
        <w:rPr>
          <w:lang w:val="en-US"/>
        </w:rPr>
        <w:t xml:space="preserve">, D. (2008). </w:t>
      </w:r>
      <w:r w:rsidR="00B50FBF" w:rsidRPr="009D6E3A">
        <w:rPr>
          <w:b/>
          <w:lang w:val="en-US"/>
        </w:rPr>
        <w:t>BASE: An Acid Alternative</w:t>
      </w:r>
      <w:r w:rsidR="00B50FBF" w:rsidRPr="009D6E3A">
        <w:rPr>
          <w:lang w:val="en-US"/>
        </w:rPr>
        <w:t xml:space="preserve">. </w:t>
      </w:r>
      <w:r w:rsidR="00B50FBF" w:rsidRPr="009D6E3A">
        <w:t xml:space="preserve">ACM </w:t>
      </w:r>
      <w:proofErr w:type="spellStart"/>
      <w:r w:rsidR="00B50FBF" w:rsidRPr="009D6E3A">
        <w:t>Queue</w:t>
      </w:r>
      <w:proofErr w:type="spellEnd"/>
      <w:r w:rsidR="00B50FBF" w:rsidRPr="009D6E3A">
        <w:t>, 6(3), 48-55. Disponível em: https://dl.acm.org/doi/pdf/10.1145/1394127.1394128. Acesso em: 24 mar. 2023.</w:t>
      </w:r>
    </w:p>
    <w:p w14:paraId="03EF7F19" w14:textId="77777777" w:rsidR="002E5C53" w:rsidRPr="009D6E3A" w:rsidRDefault="002E5C53" w:rsidP="007C098B"/>
    <w:p w14:paraId="78469B28" w14:textId="7C229978" w:rsidR="00B50FBF" w:rsidRPr="009D6E3A" w:rsidRDefault="00B50FBF" w:rsidP="000A49F1">
      <w:r w:rsidRPr="009D6E3A">
        <w:t xml:space="preserve">REACT. </w:t>
      </w:r>
      <w:r w:rsidRPr="009D6E3A">
        <w:rPr>
          <w:b/>
          <w:bCs/>
        </w:rPr>
        <w:t>Uma biblioteca Javascript para criar interfaces de usuário.</w:t>
      </w:r>
      <w:r w:rsidR="002006AB">
        <w:rPr>
          <w:b/>
          <w:bCs/>
        </w:rPr>
        <w:t xml:space="preserve"> </w:t>
      </w:r>
      <w:r w:rsidR="002006AB" w:rsidRPr="002006AB">
        <w:t>2023.</w:t>
      </w:r>
      <w:r w:rsidRPr="009D6E3A">
        <w:t xml:space="preserve"> Disponível em: https://pt-br.react.dev/learn. Acesso em 22 junho. 2023.</w:t>
      </w:r>
    </w:p>
    <w:p w14:paraId="0A2F31A9" w14:textId="77777777" w:rsidR="0014444C" w:rsidRPr="009D6E3A" w:rsidRDefault="0014444C" w:rsidP="000A49F1"/>
    <w:p w14:paraId="47BB4F7F" w14:textId="6438B5FD" w:rsidR="00B50FBF" w:rsidRPr="009D6E3A" w:rsidRDefault="00B50FBF" w:rsidP="00F021F7">
      <w:r w:rsidRPr="009D6E3A">
        <w:t xml:space="preserve">RED HAT. </w:t>
      </w:r>
      <w:r w:rsidRPr="009D6E3A">
        <w:rPr>
          <w:b/>
          <w:bCs/>
        </w:rPr>
        <w:t>API REST</w:t>
      </w:r>
      <w:r w:rsidRPr="009D6E3A">
        <w:t>. 2020. Disponível em: https://www.redhat.com/pt-br/topics/api/whatis-a-rest-api. Acesso em: 29 jun. 2023.</w:t>
      </w:r>
    </w:p>
    <w:p w14:paraId="319A3D67" w14:textId="77777777" w:rsidR="002E5C53" w:rsidRPr="009D6E3A" w:rsidRDefault="002E5C53" w:rsidP="00F021F7"/>
    <w:p w14:paraId="27817C83" w14:textId="4392219E" w:rsidR="0014444C" w:rsidRPr="009D6E3A" w:rsidRDefault="0014444C" w:rsidP="00F021F7">
      <w:r w:rsidRPr="009D6E3A">
        <w:t xml:space="preserve">RODRIGUES, Thiago N. et al. </w:t>
      </w:r>
      <w:r w:rsidRPr="009D6E3A">
        <w:rPr>
          <w:b/>
          <w:bCs/>
        </w:rPr>
        <w:t>Integração de aplicações</w:t>
      </w:r>
      <w:r w:rsidRPr="009D6E3A">
        <w:t>. Porto Alegre: Grupo A, 2020. Ebook.</w:t>
      </w:r>
    </w:p>
    <w:p w14:paraId="461C9599" w14:textId="77777777" w:rsidR="0014444C" w:rsidRPr="009D6E3A" w:rsidRDefault="0014444C" w:rsidP="00F021F7"/>
    <w:p w14:paraId="77E5840A" w14:textId="77777777" w:rsidR="00B50FBF" w:rsidRPr="009D6E3A" w:rsidRDefault="00B50FBF" w:rsidP="000A49F1">
      <w:r w:rsidRPr="009D6E3A">
        <w:rPr>
          <w:lang w:val="en-US"/>
        </w:rPr>
        <w:t xml:space="preserve">ROLDÁN, Carlos Santana. </w:t>
      </w:r>
      <w:r w:rsidRPr="009D6E3A">
        <w:rPr>
          <w:b/>
          <w:bCs/>
          <w:lang w:val="en-US"/>
        </w:rPr>
        <w:t>React 17:</w:t>
      </w:r>
      <w:r w:rsidRPr="009D6E3A">
        <w:rPr>
          <w:lang w:val="en-US"/>
        </w:rPr>
        <w:t xml:space="preserve"> design patterns and best practices. </w:t>
      </w:r>
      <w:r w:rsidRPr="009D6E3A">
        <w:t xml:space="preserve">3. ed. Birmingham: </w:t>
      </w:r>
      <w:proofErr w:type="spellStart"/>
      <w:r w:rsidRPr="009D6E3A">
        <w:t>Packt</w:t>
      </w:r>
      <w:proofErr w:type="spellEnd"/>
      <w:r w:rsidRPr="009D6E3A">
        <w:t>, 2021. Ebook.</w:t>
      </w:r>
    </w:p>
    <w:p w14:paraId="7B9B1C8B" w14:textId="77777777" w:rsidR="002E5C53" w:rsidRPr="009D6E3A" w:rsidRDefault="002E5C53" w:rsidP="000A49F1"/>
    <w:p w14:paraId="3B0769B8" w14:textId="77777777" w:rsidR="00B50FBF" w:rsidRPr="009D6E3A" w:rsidRDefault="00B50FBF" w:rsidP="007C098B">
      <w:r w:rsidRPr="009D6E3A">
        <w:t xml:space="preserve">SADAMOTO, A. M. A. et al. </w:t>
      </w:r>
      <w:proofErr w:type="spellStart"/>
      <w:r w:rsidRPr="009D6E3A">
        <w:rPr>
          <w:b/>
        </w:rPr>
        <w:t>NoSQL</w:t>
      </w:r>
      <w:proofErr w:type="spellEnd"/>
      <w:r w:rsidRPr="009D6E3A">
        <w:rPr>
          <w:b/>
        </w:rPr>
        <w:t xml:space="preserve"> </w:t>
      </w:r>
      <w:proofErr w:type="spellStart"/>
      <w:r w:rsidRPr="009D6E3A">
        <w:rPr>
          <w:b/>
        </w:rPr>
        <w:t>databases</w:t>
      </w:r>
      <w:proofErr w:type="spellEnd"/>
      <w:r w:rsidRPr="009D6E3A">
        <w:rPr>
          <w:b/>
        </w:rPr>
        <w:t xml:space="preserve">: </w:t>
      </w:r>
      <w:proofErr w:type="spellStart"/>
      <w:r w:rsidRPr="009D6E3A">
        <w:rPr>
          <w:b/>
        </w:rPr>
        <w:t>an</w:t>
      </w:r>
      <w:proofErr w:type="spellEnd"/>
      <w:r w:rsidRPr="009D6E3A">
        <w:rPr>
          <w:b/>
        </w:rPr>
        <w:t xml:space="preserve"> overview</w:t>
      </w:r>
      <w:r w:rsidRPr="009D6E3A">
        <w:t xml:space="preserve">. </w:t>
      </w:r>
      <w:r w:rsidRPr="009D6E3A">
        <w:rPr>
          <w:lang w:val="en-US"/>
        </w:rPr>
        <w:t xml:space="preserve">In: Proceedings of the 2012 Brazilian Symposium on Computing Systems Engineering (SBESC). </w:t>
      </w:r>
      <w:r w:rsidRPr="009D6E3A">
        <w:t>IEEE, 2012.</w:t>
      </w:r>
    </w:p>
    <w:p w14:paraId="6CFA8BD4" w14:textId="77777777" w:rsidR="002E5C53" w:rsidRPr="009D6E3A" w:rsidRDefault="002E5C53" w:rsidP="007C098B"/>
    <w:p w14:paraId="266F9BE0" w14:textId="77777777" w:rsidR="00B50FBF" w:rsidRPr="009D6E3A" w:rsidRDefault="00B50FBF" w:rsidP="5721C0D0">
      <w:pPr>
        <w:jc w:val="both"/>
        <w:rPr>
          <w:rFonts w:eastAsia="Times New Roman"/>
        </w:rPr>
      </w:pPr>
      <w:r w:rsidRPr="009D6E3A">
        <w:rPr>
          <w:rFonts w:eastAsia="Times New Roman"/>
        </w:rPr>
        <w:lastRenderedPageBreak/>
        <w:t xml:space="preserve">SARAIVA, Maurício de O.; BARRETO, Jeanine dos S. </w:t>
      </w:r>
      <w:r w:rsidRPr="009D6E3A">
        <w:rPr>
          <w:rFonts w:eastAsia="Times New Roman"/>
          <w:b/>
          <w:bCs/>
        </w:rPr>
        <w:t>Desenvolvimento de sistemas com PHP</w:t>
      </w:r>
      <w:r w:rsidRPr="009D6E3A">
        <w:rPr>
          <w:rFonts w:eastAsia="Times New Roman"/>
        </w:rPr>
        <w:t>. Porto Alegre: Grupo A, 2018. Ebook.</w:t>
      </w:r>
    </w:p>
    <w:p w14:paraId="5BB0E3C0" w14:textId="77777777" w:rsidR="002E5C53" w:rsidRPr="009D6E3A" w:rsidRDefault="002E5C53" w:rsidP="5721C0D0">
      <w:pPr>
        <w:jc w:val="both"/>
      </w:pPr>
    </w:p>
    <w:p w14:paraId="22BBA6A9" w14:textId="77777777" w:rsidR="00B50FBF" w:rsidRPr="009D6E3A" w:rsidRDefault="00B50FBF" w:rsidP="000A49F1">
      <w:r w:rsidRPr="009D6E3A">
        <w:t xml:space="preserve">SILVA, Luiz F. Calaça et al. </w:t>
      </w:r>
      <w:r w:rsidRPr="009D6E3A">
        <w:rPr>
          <w:b/>
        </w:rPr>
        <w:t>Banco de dados não relacional</w:t>
      </w:r>
      <w:r w:rsidRPr="009D6E3A">
        <w:t>. Porto Alegre SAGAH 2021 1 recurso online ISBN 9786556901534.</w:t>
      </w:r>
    </w:p>
    <w:p w14:paraId="1B6EF859" w14:textId="77777777" w:rsidR="002E5C53" w:rsidRPr="009D6E3A" w:rsidRDefault="002E5C53" w:rsidP="000A49F1"/>
    <w:p w14:paraId="13F56369" w14:textId="77777777" w:rsidR="00B50FBF" w:rsidRPr="009D6E3A" w:rsidRDefault="00B50FBF" w:rsidP="5721C0D0">
      <w:pPr>
        <w:jc w:val="both"/>
      </w:pPr>
      <w:r w:rsidRPr="009D6E3A">
        <w:t xml:space="preserve">SOMMERVILE, Iam. </w:t>
      </w:r>
      <w:r w:rsidRPr="002006AB">
        <w:rPr>
          <w:b/>
          <w:bCs/>
        </w:rPr>
        <w:t>Engenharia de software</w:t>
      </w:r>
      <w:r w:rsidRPr="009D6E3A">
        <w:t>. São Paulo: Pearson Prentice Hall, 2011. Ebook.</w:t>
      </w:r>
    </w:p>
    <w:p w14:paraId="4563D6C6" w14:textId="77777777" w:rsidR="005A5A99" w:rsidRPr="009D6E3A" w:rsidRDefault="005A5A99" w:rsidP="5721C0D0">
      <w:pPr>
        <w:jc w:val="both"/>
      </w:pPr>
    </w:p>
    <w:p w14:paraId="47F36798" w14:textId="52F3F186" w:rsidR="00B50FBF" w:rsidRPr="009D6E3A" w:rsidRDefault="00B50FBF" w:rsidP="00E3043B">
      <w:r w:rsidRPr="009D6E3A">
        <w:t xml:space="preserve">SWAGGER. </w:t>
      </w:r>
      <w:proofErr w:type="spellStart"/>
      <w:r w:rsidRPr="009D6E3A">
        <w:rPr>
          <w:b/>
          <w:bCs/>
        </w:rPr>
        <w:t>About</w:t>
      </w:r>
      <w:proofErr w:type="spellEnd"/>
      <w:r w:rsidRPr="009D6E3A">
        <w:rPr>
          <w:b/>
          <w:bCs/>
        </w:rPr>
        <w:t xml:space="preserve"> Swagger</w:t>
      </w:r>
      <w:r w:rsidRPr="009D6E3A">
        <w:t xml:space="preserve">. </w:t>
      </w:r>
      <w:r w:rsidR="002006AB">
        <w:t xml:space="preserve">2023. </w:t>
      </w:r>
      <w:r w:rsidRPr="009D6E3A">
        <w:t>Disponível em: https://swagger.io/about/. Acesso em: 23 ago. 2023.</w:t>
      </w:r>
    </w:p>
    <w:p w14:paraId="6222A24D" w14:textId="77777777" w:rsidR="002E5C53" w:rsidRPr="009D6E3A" w:rsidRDefault="002E5C53" w:rsidP="00E3043B"/>
    <w:p w14:paraId="5FDA11C0" w14:textId="77777777" w:rsidR="00B50FBF" w:rsidRPr="009D6E3A" w:rsidRDefault="00B50FBF" w:rsidP="00E3043B">
      <w:r w:rsidRPr="009D6E3A">
        <w:t xml:space="preserve">TAMAE, André. </w:t>
      </w:r>
      <w:r w:rsidRPr="009D6E3A">
        <w:rPr>
          <w:b/>
        </w:rPr>
        <w:t xml:space="preserve">Desenvolvimento de Aplicações Web com JSP, </w:t>
      </w:r>
      <w:proofErr w:type="spellStart"/>
      <w:r w:rsidRPr="009D6E3A">
        <w:rPr>
          <w:b/>
        </w:rPr>
        <w:t>Servlets</w:t>
      </w:r>
      <w:proofErr w:type="spellEnd"/>
      <w:r w:rsidRPr="009D6E3A">
        <w:rPr>
          <w:b/>
        </w:rPr>
        <w:t xml:space="preserve">, </w:t>
      </w:r>
      <w:proofErr w:type="spellStart"/>
      <w:r w:rsidRPr="009D6E3A">
        <w:rPr>
          <w:b/>
        </w:rPr>
        <w:t>JavaServer</w:t>
      </w:r>
      <w:proofErr w:type="spellEnd"/>
      <w:r w:rsidRPr="009D6E3A">
        <w:rPr>
          <w:b/>
        </w:rPr>
        <w:t xml:space="preserve"> Faces, </w:t>
      </w:r>
      <w:proofErr w:type="spellStart"/>
      <w:r w:rsidRPr="009D6E3A">
        <w:rPr>
          <w:b/>
        </w:rPr>
        <w:t>Hibernate</w:t>
      </w:r>
      <w:proofErr w:type="spellEnd"/>
      <w:r w:rsidRPr="009D6E3A">
        <w:rPr>
          <w:b/>
        </w:rPr>
        <w:t>, Ajax e Web Services</w:t>
      </w:r>
      <w:r w:rsidRPr="009D6E3A">
        <w:t>. São Paulo: Érica, 2004.</w:t>
      </w:r>
    </w:p>
    <w:p w14:paraId="1053F16B" w14:textId="77777777" w:rsidR="002E5C53" w:rsidRPr="009D6E3A" w:rsidRDefault="002E5C53" w:rsidP="00E3043B"/>
    <w:p w14:paraId="4BE7E34B" w14:textId="354AD2BF" w:rsidR="00B50FBF" w:rsidRDefault="00B50FBF" w:rsidP="10A9246F">
      <w:pPr>
        <w:rPr>
          <w:rFonts w:eastAsia="Times New Roman"/>
        </w:rPr>
      </w:pPr>
      <w:r w:rsidRPr="009D6E3A">
        <w:rPr>
          <w:rFonts w:eastAsia="Times New Roman"/>
        </w:rPr>
        <w:t xml:space="preserve">TYPESCRIPT. </w:t>
      </w:r>
      <w:proofErr w:type="spellStart"/>
      <w:r w:rsidRPr="009D6E3A">
        <w:rPr>
          <w:rFonts w:eastAsia="Times New Roman"/>
          <w:b/>
          <w:bCs/>
        </w:rPr>
        <w:t>TypeScript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JavaScript</w:t>
      </w:r>
      <w:proofErr w:type="spellEnd"/>
      <w:r w:rsidRPr="009D6E3A">
        <w:rPr>
          <w:rFonts w:eastAsia="Times New Roman"/>
          <w:b/>
          <w:bCs/>
        </w:rPr>
        <w:t xml:space="preserve"> </w:t>
      </w:r>
      <w:proofErr w:type="spellStart"/>
      <w:r w:rsidRPr="009D6E3A">
        <w:rPr>
          <w:rFonts w:eastAsia="Times New Roman"/>
          <w:b/>
          <w:bCs/>
        </w:rPr>
        <w:t>with</w:t>
      </w:r>
      <w:proofErr w:type="spellEnd"/>
      <w:r w:rsidRPr="009D6E3A">
        <w:rPr>
          <w:rFonts w:eastAsia="Times New Roman"/>
          <w:b/>
          <w:bCs/>
        </w:rPr>
        <w:t xml:space="preserve"> </w:t>
      </w:r>
      <w:proofErr w:type="spellStart"/>
      <w:r w:rsidRPr="009D6E3A">
        <w:rPr>
          <w:rFonts w:eastAsia="Times New Roman"/>
          <w:b/>
          <w:bCs/>
        </w:rPr>
        <w:t>syntax</w:t>
      </w:r>
      <w:proofErr w:type="spellEnd"/>
      <w:r w:rsidRPr="009D6E3A">
        <w:rPr>
          <w:rFonts w:eastAsia="Times New Roman"/>
          <w:b/>
          <w:bCs/>
        </w:rPr>
        <w:t xml:space="preserve"> for </w:t>
      </w:r>
      <w:proofErr w:type="spellStart"/>
      <w:r w:rsidRPr="009D6E3A">
        <w:rPr>
          <w:rFonts w:eastAsia="Times New Roman"/>
          <w:b/>
          <w:bCs/>
        </w:rPr>
        <w:t>types</w:t>
      </w:r>
      <w:proofErr w:type="spellEnd"/>
      <w:r w:rsidRPr="009D6E3A">
        <w:rPr>
          <w:rFonts w:eastAsia="Times New Roman"/>
          <w:b/>
          <w:bCs/>
        </w:rPr>
        <w:t xml:space="preserve">: </w:t>
      </w:r>
      <w:proofErr w:type="spellStart"/>
      <w:r w:rsidRPr="009D6E3A">
        <w:rPr>
          <w:rFonts w:eastAsia="Times New Roman"/>
          <w:b/>
          <w:bCs/>
        </w:rPr>
        <w:t>what</w:t>
      </w:r>
      <w:proofErr w:type="spellEnd"/>
      <w:r w:rsidRPr="009D6E3A">
        <w:rPr>
          <w:rFonts w:eastAsia="Times New Roman"/>
          <w:b/>
          <w:bCs/>
        </w:rPr>
        <w:t xml:space="preserve"> </w:t>
      </w:r>
      <w:proofErr w:type="spellStart"/>
      <w:r w:rsidRPr="009D6E3A">
        <w:rPr>
          <w:rFonts w:eastAsia="Times New Roman"/>
          <w:b/>
          <w:bCs/>
        </w:rPr>
        <w:t>is</w:t>
      </w:r>
      <w:proofErr w:type="spellEnd"/>
      <w:r w:rsidRPr="009D6E3A">
        <w:rPr>
          <w:rFonts w:eastAsia="Times New Roman"/>
          <w:b/>
          <w:bCs/>
        </w:rPr>
        <w:t xml:space="preserve"> </w:t>
      </w:r>
      <w:proofErr w:type="spellStart"/>
      <w:r w:rsidRPr="009D6E3A">
        <w:rPr>
          <w:rFonts w:eastAsia="Times New Roman"/>
          <w:b/>
          <w:bCs/>
        </w:rPr>
        <w:t>TypeScript</w:t>
      </w:r>
      <w:proofErr w:type="spellEnd"/>
      <w:r w:rsidRPr="009D6E3A">
        <w:rPr>
          <w:rFonts w:eastAsia="Times New Roman"/>
        </w:rPr>
        <w:t>.</w:t>
      </w:r>
      <w:r w:rsidR="002006AB">
        <w:rPr>
          <w:rFonts w:eastAsia="Times New Roman"/>
        </w:rPr>
        <w:t xml:space="preserve"> 2023.</w:t>
      </w:r>
      <w:r w:rsidRPr="009D6E3A">
        <w:rPr>
          <w:rFonts w:eastAsia="Times New Roman"/>
        </w:rPr>
        <w:t xml:space="preserve"> Disponível em: https://www.typescriptlang.org. Acesso em: 29 de out. de 2023.</w:t>
      </w:r>
    </w:p>
    <w:p w14:paraId="1F582D82" w14:textId="1A9416BE" w:rsidR="5721C0D0" w:rsidRDefault="5721C0D0" w:rsidP="4E544FCE">
      <w:pPr>
        <w:spacing w:after="160" w:line="259" w:lineRule="auto"/>
      </w:pPr>
    </w:p>
    <w:p w14:paraId="07C8A000" w14:textId="77777777" w:rsidR="00B50FBF" w:rsidRDefault="00B50FBF">
      <w:pPr>
        <w:spacing w:after="160" w:line="259" w:lineRule="auto"/>
        <w:rPr>
          <w:b/>
          <w:caps/>
        </w:rPr>
      </w:pPr>
      <w:bookmarkStart w:id="159" w:name="_Toc1888213589"/>
      <w:bookmarkStart w:id="160" w:name="_Toc2111393674"/>
      <w:bookmarkStart w:id="161" w:name="_Toc149739467"/>
      <w:r>
        <w:br w:type="page"/>
      </w:r>
    </w:p>
    <w:p w14:paraId="7869AC00" w14:textId="5639F068" w:rsidR="00F174EE" w:rsidRPr="00F174EE" w:rsidRDefault="6DE5104A" w:rsidP="4E544FCE">
      <w:pPr>
        <w:pStyle w:val="Ttulo1"/>
      </w:pPr>
      <w:r>
        <w:lastRenderedPageBreak/>
        <w:t>ANEXOS</w:t>
      </w:r>
      <w:bookmarkEnd w:id="159"/>
      <w:bookmarkEnd w:id="160"/>
      <w:bookmarkEnd w:id="161"/>
    </w:p>
    <w:p w14:paraId="0EEECB82" w14:textId="343CDA8C" w:rsidR="681046A8" w:rsidRDefault="681046A8" w:rsidP="681046A8">
      <w:pPr>
        <w:jc w:val="center"/>
        <w:rPr>
          <w:b/>
          <w:bCs/>
        </w:rPr>
      </w:pPr>
    </w:p>
    <w:p w14:paraId="4B2E5F76" w14:textId="4E82B373" w:rsidR="007F00D7" w:rsidRDefault="54A30CAD" w:rsidP="5721C0D0">
      <w:pPr>
        <w:pStyle w:val="Ttulo2"/>
      </w:pPr>
      <w:bookmarkStart w:id="162" w:name="_Toc1494112436"/>
      <w:bookmarkStart w:id="163" w:name="_Toc1999048599"/>
      <w:bookmarkStart w:id="164" w:name="_Toc149739468"/>
      <w:r>
        <w:t>ANEXO I – TERMO DE AUTORIZAÇÃO PARA USO DE NOME EMPRESARIAL E</w:t>
      </w:r>
      <w:bookmarkEnd w:id="162"/>
      <w:bookmarkEnd w:id="163"/>
      <w:bookmarkEnd w:id="164"/>
      <w:r w:rsidR="00BE5D5F">
        <w:t xml:space="preserve"> </w:t>
      </w:r>
      <w:bookmarkStart w:id="165" w:name="_Toc858295613"/>
      <w:bookmarkStart w:id="166" w:name="_Toc583490814"/>
      <w:bookmarkStart w:id="167" w:name="_Toc149739469"/>
      <w:r>
        <w:t>DADOS</w:t>
      </w:r>
      <w:bookmarkEnd w:id="165"/>
      <w:bookmarkEnd w:id="166"/>
      <w:bookmarkEnd w:id="167"/>
    </w:p>
    <w:p w14:paraId="6D8AF060" w14:textId="6FE6EA47" w:rsidR="007F00D7" w:rsidRDefault="07428E9D" w:rsidP="681046A8">
      <w:r>
        <w:t xml:space="preserve"> </w:t>
      </w:r>
    </w:p>
    <w:p w14:paraId="5D6B4338" w14:textId="5A6F8A71" w:rsidR="007F00D7" w:rsidRDefault="07428E9D" w:rsidP="681046A8">
      <w:pPr>
        <w:jc w:val="center"/>
      </w:pPr>
      <w:r>
        <w:t>CENTRO UNIVERSITÁRIO PARA DESENVOLVIMENTO DO ALTO VALE DO</w:t>
      </w:r>
      <w:r w:rsidR="04FB21AA">
        <w:t xml:space="preserve"> </w:t>
      </w:r>
      <w:r>
        <w:t>ITAJAÍ</w:t>
      </w:r>
    </w:p>
    <w:p w14:paraId="5669F417" w14:textId="35F0D29C" w:rsidR="007F00D7" w:rsidRDefault="007F00D7" w:rsidP="681046A8">
      <w:pPr>
        <w:jc w:val="center"/>
      </w:pPr>
    </w:p>
    <w:p w14:paraId="0BB2290F" w14:textId="3F9832F3" w:rsidR="007F00D7" w:rsidRDefault="07428E9D" w:rsidP="681046A8">
      <w:pPr>
        <w:jc w:val="center"/>
      </w:pPr>
      <w:r>
        <w:t>TERMO DE AUTORIZAÇÃO PARA USO DE NOME EMPRESARIAL E DADOS</w:t>
      </w:r>
    </w:p>
    <w:p w14:paraId="380EEA5D" w14:textId="64FDB65F" w:rsidR="007F00D7" w:rsidRDefault="07428E9D" w:rsidP="681046A8">
      <w:r>
        <w:t xml:space="preserve"> </w:t>
      </w:r>
    </w:p>
    <w:p w14:paraId="3FA6F7B6" w14:textId="3EE8AE2C" w:rsidR="007F00D7" w:rsidRDefault="07428E9D" w:rsidP="681046A8">
      <w:r>
        <w:t xml:space="preserve">Ilmo. </w:t>
      </w:r>
      <w:proofErr w:type="spellStart"/>
      <w:r>
        <w:t>Sr</w:t>
      </w:r>
      <w:proofErr w:type="spellEnd"/>
      <w:r>
        <w:t xml:space="preserve"> (a): </w:t>
      </w:r>
      <w:r w:rsidR="68DCB13B">
        <w:t>Alan Fernando Lopes</w:t>
      </w:r>
      <w:r>
        <w:t>.</w:t>
      </w:r>
    </w:p>
    <w:p w14:paraId="5CAC7AD5" w14:textId="6D00A816" w:rsidR="007F00D7" w:rsidRDefault="54A30CAD" w:rsidP="681046A8">
      <w:r>
        <w:t xml:space="preserve">Rio do Sul, </w:t>
      </w:r>
      <w:r w:rsidR="51B29C7A">
        <w:t xml:space="preserve">27 </w:t>
      </w:r>
      <w:r>
        <w:t xml:space="preserve">de </w:t>
      </w:r>
      <w:r w:rsidR="51B29C7A">
        <w:t xml:space="preserve">agosto </w:t>
      </w:r>
      <w:r>
        <w:t>de 202</w:t>
      </w:r>
      <w:r w:rsidR="14C5E4FB">
        <w:t>3</w:t>
      </w:r>
      <w:r>
        <w:t>.</w:t>
      </w:r>
    </w:p>
    <w:p w14:paraId="0BFFADAE" w14:textId="2EF5C65E" w:rsidR="007F00D7" w:rsidRDefault="07428E9D" w:rsidP="681046A8">
      <w:r>
        <w:t xml:space="preserve"> </w:t>
      </w:r>
    </w:p>
    <w:p w14:paraId="7F767173" w14:textId="6814990C" w:rsidR="007F00D7" w:rsidRDefault="54A30CAD" w:rsidP="681046A8">
      <w:pPr>
        <w:pStyle w:val="UnidaviTexto-Espao15"/>
      </w:pPr>
      <w:r>
        <w:t xml:space="preserve">Eu, Pierre Capistrano Lopes matriculado no curso de Sistemas de Informação, do Centro Universitário para o Desenvolvimento do Alto Vale do Itajaí com a orientação do professor </w:t>
      </w:r>
      <w:proofErr w:type="spellStart"/>
      <w:r>
        <w:t>M.e</w:t>
      </w:r>
      <w:proofErr w:type="spellEnd"/>
      <w:r>
        <w:t xml:space="preserve"> </w:t>
      </w:r>
      <w:proofErr w:type="spellStart"/>
      <w:r>
        <w:t>Jullian</w:t>
      </w:r>
      <w:proofErr w:type="spellEnd"/>
      <w:r>
        <w:t xml:space="preserve"> Hermann </w:t>
      </w:r>
      <w:proofErr w:type="spellStart"/>
      <w:r>
        <w:t>Creutzberg</w:t>
      </w:r>
      <w:proofErr w:type="spellEnd"/>
      <w:r>
        <w:t xml:space="preserve">, venho solicitar a V. Sa. A autorização para uso do nome da empresa </w:t>
      </w:r>
      <w:r w:rsidR="51B29C7A">
        <w:t>“</w:t>
      </w:r>
      <w:r>
        <w:t>Lopes Projetos Agrícolas</w:t>
      </w:r>
      <w:r w:rsidR="51B29C7A">
        <w:t>”</w:t>
      </w:r>
      <w:r w:rsidR="66EA7E5A">
        <w:t xml:space="preserve"> </w:t>
      </w:r>
      <w:r>
        <w:t>e eventual coleta de dados com a finalidade de levantamento de requisitos e desenvolvimento de Trabalho de Conclusão de Curso do no curso de Sistemas de Informação, do Centro Universitário para o Desenvolvimento do Alto Vale do Itajaí</w:t>
      </w:r>
      <w:r w:rsidR="51B29C7A">
        <w:t xml:space="preserve"> com o título “PROTÓTIPO DE SISTEMA WEB PARA GERENCIAMENTO DE PROPOSTAS EM ESCRITÓRIOS DE SOLUÇÕES AGRÍCOLAS”</w:t>
      </w:r>
      <w:r>
        <w:t>. O nome da empresa</w:t>
      </w:r>
      <w:r w:rsidR="6DF72BF3">
        <w:t xml:space="preserve"> e algumas planilhas modelo</w:t>
      </w:r>
      <w:r>
        <w:t xml:space="preserve"> ser</w:t>
      </w:r>
      <w:r w:rsidR="353D2F41">
        <w:t>ão</w:t>
      </w:r>
      <w:r>
        <w:t xml:space="preserve"> citado</w:t>
      </w:r>
      <w:r w:rsidR="165309C7">
        <w:t xml:space="preserve">s </w:t>
      </w:r>
      <w:r>
        <w:t xml:space="preserve">no decorrer do mesmo, como potencial </w:t>
      </w:r>
      <w:r w:rsidR="1AA17F4C">
        <w:t>público-alvo</w:t>
      </w:r>
      <w:r>
        <w:t xml:space="preserve"> da implantação do protótipo. Assumo o compromisso de utilizar os dados obtidos somente para fins acadêmicos e científicos, bem como de compartilhar os resultados obtidos ao final da pesquisa. Agradecemos antecipadamente e esperamos contar com a sua colaboração.</w:t>
      </w:r>
    </w:p>
    <w:p w14:paraId="69AE262D" w14:textId="4DBAB2E3" w:rsidR="007F00D7" w:rsidRDefault="07428E9D" w:rsidP="681046A8">
      <w:r>
        <w:t xml:space="preserve"> </w:t>
      </w:r>
    </w:p>
    <w:p w14:paraId="068CE492" w14:textId="15353BFD" w:rsidR="007F00D7" w:rsidRDefault="07428E9D" w:rsidP="681046A8">
      <w:r>
        <w:t>Atenciosamente,</w:t>
      </w:r>
    </w:p>
    <w:p w14:paraId="09B7AB05" w14:textId="3D7FC40B" w:rsidR="007F00D7" w:rsidRDefault="686E74E9" w:rsidP="681046A8">
      <w:r>
        <w:t>Pierre Capistrano Lopes</w:t>
      </w:r>
    </w:p>
    <w:p w14:paraId="255AEFC1" w14:textId="01298E2A" w:rsidR="007F00D7" w:rsidRDefault="54A30CAD" w:rsidP="681046A8">
      <w:r>
        <w:t xml:space="preserve"> </w:t>
      </w:r>
    </w:p>
    <w:p w14:paraId="323FA046" w14:textId="4DF46E0E" w:rsidR="00AA13C4" w:rsidRDefault="00AA13C4" w:rsidP="681046A8"/>
    <w:p w14:paraId="352EDF26" w14:textId="4515172E" w:rsidR="00AA13C4" w:rsidRDefault="51B29C7A" w:rsidP="681046A8">
      <w:r>
        <w:t>____________________________</w:t>
      </w:r>
    </w:p>
    <w:p w14:paraId="5169A6BE" w14:textId="180FB61B" w:rsidR="007F00D7" w:rsidRDefault="1A3875A0" w:rsidP="681046A8">
      <w:r>
        <w:t>Alan Fernando L</w:t>
      </w:r>
      <w:r w:rsidR="07428E9D">
        <w:t>o</w:t>
      </w:r>
      <w:r>
        <w:t>pes</w:t>
      </w:r>
      <w:r w:rsidR="07428E9D">
        <w:t>.</w:t>
      </w:r>
    </w:p>
    <w:p w14:paraId="22DA3E0E" w14:textId="0C3D21B7" w:rsidR="007F00D7" w:rsidRDefault="07428E9D" w:rsidP="681046A8">
      <w:r>
        <w:t>Responsável.</w:t>
      </w:r>
    </w:p>
    <w:p w14:paraId="08F87324" w14:textId="654E96C5" w:rsidR="007F00D7" w:rsidRDefault="6C4B2428" w:rsidP="681046A8">
      <w:r>
        <w:t>Lopes Projetos Agrícolas LTDA</w:t>
      </w:r>
      <w:r w:rsidR="07428E9D">
        <w:t>.</w:t>
      </w:r>
    </w:p>
    <w:sectPr w:rsidR="007F00D7" w:rsidSect="00B8782F">
      <w:headerReference w:type="default" r:id="rId66"/>
      <w:footerReference w:type="default" r:id="rId67"/>
      <w:headerReference w:type="first" r:id="rId68"/>
      <w:footerReference w:type="first" r:id="rId69"/>
      <w:pgSz w:w="11907" w:h="16840" w:code="9"/>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llian" w:date="2023-11-01T18:27:00Z" w:initials="JHC">
    <w:p w14:paraId="5BF23C3F" w14:textId="6B1B8D28" w:rsidR="00BE5D5F" w:rsidRDefault="00BE5D5F">
      <w:pPr>
        <w:pStyle w:val="Textodecomentrio"/>
      </w:pPr>
      <w:r>
        <w:rPr>
          <w:rStyle w:val="Refdecomentrio"/>
        </w:rPr>
        <w:annotationRef/>
      </w:r>
      <w:r>
        <w:rPr>
          <w:rStyle w:val="Refdecomentrio"/>
        </w:rPr>
        <w:t xml:space="preserve">Rever a norma de paginação UNIDAVI </w:t>
      </w:r>
    </w:p>
  </w:comment>
  <w:comment w:id="1" w:author="Jullian" w:date="2023-11-01T19:02:00Z" w:initials="JHC">
    <w:p w14:paraId="7AE5C7E4" w14:textId="2E9446F8" w:rsidR="00A96C0B" w:rsidRDefault="00A96C0B">
      <w:pPr>
        <w:pStyle w:val="Textodecomentrio"/>
      </w:pPr>
      <w:r>
        <w:rPr>
          <w:rStyle w:val="Refdecomentrio"/>
        </w:rPr>
        <w:annotationRef/>
      </w:r>
      <w:r>
        <w:t>Atualizar novamente e rever as numerações após finalizar os ajustes</w:t>
      </w:r>
    </w:p>
  </w:comment>
  <w:comment w:id="2" w:author="Jullian" w:date="2023-11-01T19:02:00Z" w:initials="JHC">
    <w:p w14:paraId="756CE7E5" w14:textId="7A817065" w:rsidR="00A96C0B" w:rsidRDefault="00A96C0B">
      <w:pPr>
        <w:pStyle w:val="Textodecomentrio"/>
      </w:pPr>
      <w:r>
        <w:rPr>
          <w:rStyle w:val="Refdecomentrio"/>
        </w:rPr>
        <w:annotationRef/>
      </w:r>
      <w:r>
        <w:t>Atualizar novamente e rever as numerações após finalizar os ajustes</w:t>
      </w:r>
    </w:p>
  </w:comment>
  <w:comment w:id="3" w:author="Jullian" w:date="2023-11-01T19:02:00Z" w:initials="JHC">
    <w:p w14:paraId="4D998638" w14:textId="56AD7D8B" w:rsidR="00A96C0B" w:rsidRDefault="00A96C0B">
      <w:pPr>
        <w:pStyle w:val="Textodecomentrio"/>
      </w:pPr>
      <w:r>
        <w:rPr>
          <w:rStyle w:val="Refdecomentrio"/>
        </w:rPr>
        <w:annotationRef/>
      </w:r>
      <w:r>
        <w:t>Atualizar novamente e rever as numerações após finalizar os ajustes</w:t>
      </w:r>
    </w:p>
  </w:comment>
  <w:comment w:id="74" w:author="Jullian" w:date="2023-09-16T13:46:00Z" w:initials="Ju">
    <w:p w14:paraId="44C9A2F5" w14:textId="57ECE9F8" w:rsidR="00BE5D5F" w:rsidRDefault="00BE5D5F" w:rsidP="10A9246F">
      <w:r>
        <w:t>O item anterior era 2.4, pulou para o 2.6, rever a numeração dos títulos daqui pra frente</w:t>
      </w:r>
      <w:r>
        <w:annotationRef/>
      </w:r>
    </w:p>
  </w:comment>
  <w:comment w:id="75" w:author="Pierre Capistrano Lopes" w:date="2023-10-01T23:28:00Z" w:initials="PL">
    <w:p w14:paraId="5AC77688" w14:textId="4F63E72A" w:rsidR="00BE5D5F" w:rsidRDefault="00BE5D5F">
      <w:r>
        <w:t>Ajustado</w:t>
      </w:r>
      <w:r>
        <w:annotationRef/>
      </w:r>
    </w:p>
  </w:comment>
  <w:comment w:id="76" w:author="Jullian" w:date="2023-11-01T18:43:00Z" w:initials="JHC">
    <w:p w14:paraId="1D8505F6" w14:textId="423FA185" w:rsidR="00BE5D5F" w:rsidRDefault="00BE5D5F">
      <w:pPr>
        <w:pStyle w:val="Textodecomentrio"/>
      </w:pPr>
      <w:r>
        <w:rPr>
          <w:rStyle w:val="Refdecomentrio"/>
        </w:rPr>
        <w:annotationRef/>
      </w:r>
      <w:r w:rsidRPr="00BE5D5F">
        <w:rPr>
          <w:highlight w:val="magenta"/>
        </w:rPr>
        <w:t>Agora o anterior é 2,6 pelas novas coisas que colocou, REVER.</w:t>
      </w:r>
    </w:p>
  </w:comment>
  <w:comment w:id="120" w:author="Jullian" w:date="2023-09-17T12:03:00Z" w:initials="Ju">
    <w:p w14:paraId="63B38685" w14:textId="77777777" w:rsidR="00BE5D5F" w:rsidRDefault="00BE5D5F" w:rsidP="5721C0D0">
      <w:r>
        <w:t>Colocar a explicação da figura antes dela.</w:t>
      </w:r>
      <w:r>
        <w:annotationRef/>
      </w:r>
    </w:p>
    <w:p w14:paraId="742C7C1F" w14:textId="77777777" w:rsidR="00BE5D5F" w:rsidRDefault="00BE5D5F" w:rsidP="5721C0D0"/>
    <w:p w14:paraId="5176D43F" w14:textId="77777777" w:rsidR="00BE5D5F" w:rsidRDefault="00BE5D5F" w:rsidP="5721C0D0">
      <w:r>
        <w:t xml:space="preserve">Sugiro rescrever este parágrafo. </w:t>
      </w:r>
      <w:proofErr w:type="gramStart"/>
      <w:r>
        <w:t>Na verdade</w:t>
      </w:r>
      <w:proofErr w:type="gramEnd"/>
      <w:r>
        <w:t xml:space="preserve"> esse diagrama não exemplifica, mas sim resume o processo adotado pela empresa na prestação de seus serviços, não é isso?</w:t>
      </w:r>
    </w:p>
    <w:p w14:paraId="72775999" w14:textId="77777777" w:rsidR="00BE5D5F" w:rsidRDefault="00BE5D5F" w:rsidP="5721C0D0"/>
    <w:p w14:paraId="0F9C30BB" w14:textId="77777777" w:rsidR="00BE5D5F" w:rsidRDefault="00BE5D5F" w:rsidP="5721C0D0">
      <w:r>
        <w:t>A explicação também deve resumir esse processo.</w:t>
      </w:r>
    </w:p>
    <w:p w14:paraId="675DCC7E" w14:textId="6453802D" w:rsidR="00BE5D5F" w:rsidRDefault="00BE5D5F" w:rsidP="5721C0D0">
      <w:r>
        <w:t xml:space="preserve">Naquela linha que conversamos, o que está na figura deve </w:t>
      </w:r>
      <w:proofErr w:type="spellStart"/>
      <w:r>
        <w:t>se</w:t>
      </w:r>
      <w:proofErr w:type="spellEnd"/>
      <w:r>
        <w:t xml:space="preserve"> explicado sempre em texto.</w:t>
      </w:r>
    </w:p>
  </w:comment>
  <w:comment w:id="121" w:author="Pierre Capistrano Lopes" w:date="2023-10-01T21:13:00Z" w:initials="PL">
    <w:p w14:paraId="5D011ADD" w14:textId="1E538C59" w:rsidR="00BE5D5F" w:rsidRDefault="00BE5D5F">
      <w:r>
        <w:t>Feito</w:t>
      </w:r>
      <w:r>
        <w:annotationRef/>
      </w:r>
    </w:p>
  </w:comment>
  <w:comment w:id="122" w:author="Jullian" w:date="2023-11-01T18:50:00Z" w:initials="JHC">
    <w:p w14:paraId="54D0CEB5" w14:textId="29E6E354" w:rsidR="00BE5D5F" w:rsidRDefault="00BE5D5F">
      <w:pPr>
        <w:pStyle w:val="Textodecomentrio"/>
      </w:pPr>
      <w:r w:rsidRPr="00BE5D5F">
        <w:rPr>
          <w:rStyle w:val="Refdecomentrio"/>
          <w:highlight w:val="magenta"/>
        </w:rPr>
        <w:annotationRef/>
      </w:r>
      <w:r w:rsidRPr="00BE5D5F">
        <w:rPr>
          <w:highlight w:val="magenta"/>
        </w:rPr>
        <w:t>Acho que faltou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F23C3F" w15:done="0"/>
  <w15:commentEx w15:paraId="7AE5C7E4" w15:done="0"/>
  <w15:commentEx w15:paraId="756CE7E5" w15:done="0"/>
  <w15:commentEx w15:paraId="4D998638" w15:done="0"/>
  <w15:commentEx w15:paraId="44C9A2F5" w15:done="0"/>
  <w15:commentEx w15:paraId="5AC77688" w15:paraIdParent="44C9A2F5" w15:done="0"/>
  <w15:commentEx w15:paraId="1D8505F6" w15:paraIdParent="44C9A2F5" w15:done="0"/>
  <w15:commentEx w15:paraId="675DCC7E" w15:done="0"/>
  <w15:commentEx w15:paraId="5D011ADD" w15:paraIdParent="675DCC7E" w15:done="0"/>
  <w15:commentEx w15:paraId="54D0CEB5" w15:paraIdParent="675DCC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3853A9" w16cex:dateUtc="2023-10-02T02:28:00Z"/>
  <w16cex:commentExtensible w16cex:durableId="6FD4534C" w16cex:dateUtc="2023-10-02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F23C3F" w16cid:durableId="58A058D7"/>
  <w16cid:commentId w16cid:paraId="7AE5C7E4" w16cid:durableId="4CFF46B9"/>
  <w16cid:commentId w16cid:paraId="756CE7E5" w16cid:durableId="0F4E2014"/>
  <w16cid:commentId w16cid:paraId="4D998638" w16cid:durableId="2DA36964"/>
  <w16cid:commentId w16cid:paraId="44C9A2F5" w16cid:durableId="75D31567"/>
  <w16cid:commentId w16cid:paraId="5AC77688" w16cid:durableId="793853A9"/>
  <w16cid:commentId w16cid:paraId="1D8505F6" w16cid:durableId="37C16927"/>
  <w16cid:commentId w16cid:paraId="675DCC7E" w16cid:durableId="6CDF5166"/>
  <w16cid:commentId w16cid:paraId="5D011ADD" w16cid:durableId="6FD4534C"/>
  <w16cid:commentId w16cid:paraId="54D0CEB5" w16cid:durableId="7379A6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ED157" w14:textId="77777777" w:rsidR="001C024F" w:rsidRDefault="001C024F">
      <w:r>
        <w:separator/>
      </w:r>
    </w:p>
  </w:endnote>
  <w:endnote w:type="continuationSeparator" w:id="0">
    <w:p w14:paraId="65C0159B" w14:textId="77777777" w:rsidR="001C024F" w:rsidRDefault="001C0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E5D5F" w14:paraId="393EE2D8" w14:textId="77777777" w:rsidTr="55E9F482">
      <w:trPr>
        <w:trHeight w:val="300"/>
      </w:trPr>
      <w:tc>
        <w:tcPr>
          <w:tcW w:w="3020" w:type="dxa"/>
        </w:tcPr>
        <w:p w14:paraId="212040E0" w14:textId="11C73214" w:rsidR="00BE5D5F" w:rsidRDefault="00BE5D5F" w:rsidP="55E9F482">
          <w:pPr>
            <w:pStyle w:val="Cabealho"/>
            <w:ind w:left="-115"/>
          </w:pPr>
        </w:p>
      </w:tc>
      <w:tc>
        <w:tcPr>
          <w:tcW w:w="3020" w:type="dxa"/>
        </w:tcPr>
        <w:p w14:paraId="57102338" w14:textId="5A4634AF" w:rsidR="00BE5D5F" w:rsidRDefault="00BE5D5F" w:rsidP="55E9F482">
          <w:pPr>
            <w:pStyle w:val="Cabealho"/>
            <w:jc w:val="center"/>
          </w:pPr>
        </w:p>
      </w:tc>
      <w:tc>
        <w:tcPr>
          <w:tcW w:w="3020" w:type="dxa"/>
        </w:tcPr>
        <w:p w14:paraId="4B03B1F5" w14:textId="51F019E3" w:rsidR="00BE5D5F" w:rsidRDefault="00BE5D5F" w:rsidP="55E9F482">
          <w:pPr>
            <w:pStyle w:val="Cabealho"/>
            <w:ind w:right="-115"/>
            <w:jc w:val="right"/>
          </w:pPr>
        </w:p>
      </w:tc>
    </w:tr>
  </w:tbl>
  <w:p w14:paraId="7431946F" w14:textId="0E25B6D1" w:rsidR="00BE5D5F" w:rsidRDefault="00BE5D5F" w:rsidP="55E9F48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E5D5F" w14:paraId="3A46F5C0" w14:textId="77777777" w:rsidTr="55E9F482">
      <w:trPr>
        <w:trHeight w:val="300"/>
      </w:trPr>
      <w:tc>
        <w:tcPr>
          <w:tcW w:w="3020" w:type="dxa"/>
        </w:tcPr>
        <w:p w14:paraId="170E1438" w14:textId="6882528B" w:rsidR="00BE5D5F" w:rsidRDefault="00BE5D5F" w:rsidP="55E9F482">
          <w:pPr>
            <w:pStyle w:val="Cabealho"/>
            <w:ind w:left="-115"/>
          </w:pPr>
        </w:p>
      </w:tc>
      <w:tc>
        <w:tcPr>
          <w:tcW w:w="3020" w:type="dxa"/>
        </w:tcPr>
        <w:p w14:paraId="7C141581" w14:textId="58DE31E2" w:rsidR="00BE5D5F" w:rsidRDefault="00BE5D5F" w:rsidP="55E9F482">
          <w:pPr>
            <w:pStyle w:val="Cabealho"/>
            <w:jc w:val="center"/>
          </w:pPr>
        </w:p>
      </w:tc>
      <w:tc>
        <w:tcPr>
          <w:tcW w:w="3020" w:type="dxa"/>
        </w:tcPr>
        <w:p w14:paraId="5AC992AC" w14:textId="4E618181" w:rsidR="00BE5D5F" w:rsidRDefault="00BE5D5F" w:rsidP="55E9F482">
          <w:pPr>
            <w:pStyle w:val="Cabealho"/>
            <w:ind w:right="-115"/>
            <w:jc w:val="right"/>
          </w:pPr>
        </w:p>
      </w:tc>
    </w:tr>
  </w:tbl>
  <w:p w14:paraId="655080F7" w14:textId="70DFF18A" w:rsidR="00BE5D5F" w:rsidRDefault="00BE5D5F" w:rsidP="55E9F4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F2237" w14:textId="77777777" w:rsidR="001C024F" w:rsidRDefault="001C024F">
      <w:r>
        <w:separator/>
      </w:r>
    </w:p>
  </w:footnote>
  <w:footnote w:type="continuationSeparator" w:id="0">
    <w:p w14:paraId="487E4DD6" w14:textId="77777777" w:rsidR="001C024F" w:rsidRDefault="001C0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E5D5F" w14:paraId="4EA0C5EF" w14:textId="77777777" w:rsidTr="55E9F482">
      <w:trPr>
        <w:trHeight w:val="300"/>
      </w:trPr>
      <w:tc>
        <w:tcPr>
          <w:tcW w:w="3020" w:type="dxa"/>
        </w:tcPr>
        <w:p w14:paraId="0547D60F" w14:textId="35A49C08" w:rsidR="00BE5D5F" w:rsidRDefault="00BE5D5F" w:rsidP="55E9F482">
          <w:pPr>
            <w:pStyle w:val="Cabealho"/>
            <w:ind w:left="-115"/>
          </w:pPr>
          <w:r>
            <w:fldChar w:fldCharType="begin"/>
          </w:r>
          <w:r>
            <w:instrText>PAGE</w:instrText>
          </w:r>
          <w:r>
            <w:fldChar w:fldCharType="separate"/>
          </w:r>
          <w:r w:rsidR="00711DE8">
            <w:rPr>
              <w:noProof/>
            </w:rPr>
            <w:t>46</w:t>
          </w:r>
          <w:r>
            <w:fldChar w:fldCharType="end"/>
          </w:r>
        </w:p>
      </w:tc>
      <w:tc>
        <w:tcPr>
          <w:tcW w:w="3020" w:type="dxa"/>
        </w:tcPr>
        <w:p w14:paraId="4052E8F0" w14:textId="4FCBE9E9" w:rsidR="00BE5D5F" w:rsidRDefault="00BE5D5F" w:rsidP="55E9F482">
          <w:pPr>
            <w:pStyle w:val="Cabealho"/>
            <w:jc w:val="center"/>
          </w:pPr>
        </w:p>
      </w:tc>
      <w:tc>
        <w:tcPr>
          <w:tcW w:w="3020" w:type="dxa"/>
        </w:tcPr>
        <w:p w14:paraId="6450E915" w14:textId="68E9005C" w:rsidR="00BE5D5F" w:rsidRDefault="00BE5D5F" w:rsidP="55E9F482">
          <w:pPr>
            <w:pStyle w:val="Cabealho"/>
            <w:ind w:right="-115"/>
            <w:jc w:val="right"/>
          </w:pPr>
        </w:p>
      </w:tc>
    </w:tr>
  </w:tbl>
  <w:p w14:paraId="0FB3F499" w14:textId="2523B904" w:rsidR="00BE5D5F" w:rsidRDefault="00BE5D5F" w:rsidP="55E9F48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BE5D5F" w14:paraId="4AA64C51" w14:textId="77777777" w:rsidTr="55E9F482">
      <w:trPr>
        <w:trHeight w:val="300"/>
      </w:trPr>
      <w:tc>
        <w:tcPr>
          <w:tcW w:w="3020" w:type="dxa"/>
        </w:tcPr>
        <w:p w14:paraId="16693262" w14:textId="7A67A44D" w:rsidR="00BE5D5F" w:rsidRDefault="00BE5D5F" w:rsidP="55E9F482">
          <w:pPr>
            <w:pStyle w:val="Cabealho"/>
            <w:ind w:left="-115"/>
          </w:pPr>
        </w:p>
      </w:tc>
      <w:tc>
        <w:tcPr>
          <w:tcW w:w="3020" w:type="dxa"/>
        </w:tcPr>
        <w:p w14:paraId="53379C35" w14:textId="4F2FE760" w:rsidR="00BE5D5F" w:rsidRDefault="00BE5D5F" w:rsidP="55E9F482">
          <w:pPr>
            <w:pStyle w:val="Cabealho"/>
            <w:jc w:val="center"/>
          </w:pPr>
        </w:p>
      </w:tc>
      <w:tc>
        <w:tcPr>
          <w:tcW w:w="3020" w:type="dxa"/>
        </w:tcPr>
        <w:p w14:paraId="79395430" w14:textId="359B70C5" w:rsidR="00BE5D5F" w:rsidRDefault="00BE5D5F" w:rsidP="55E9F482">
          <w:pPr>
            <w:pStyle w:val="Cabealho"/>
            <w:ind w:right="-115"/>
            <w:jc w:val="right"/>
          </w:pPr>
        </w:p>
      </w:tc>
    </w:tr>
  </w:tbl>
  <w:p w14:paraId="49F5D118" w14:textId="6C812DA5" w:rsidR="00BE5D5F" w:rsidRDefault="00BE5D5F" w:rsidP="55E9F482">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PDy1UMsJ" int2:invalidationBookmarkName="" int2:hashCode="A+Am3KJzIPrxH/" int2:id="uC1t9Zt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6E88"/>
    <w:multiLevelType w:val="hybridMultilevel"/>
    <w:tmpl w:val="93745798"/>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2B4B172C"/>
    <w:multiLevelType w:val="hybridMultilevel"/>
    <w:tmpl w:val="42483D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3645EF"/>
    <w:multiLevelType w:val="hybridMultilevel"/>
    <w:tmpl w:val="5FBE7E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0664880"/>
    <w:multiLevelType w:val="multilevel"/>
    <w:tmpl w:val="42B81E0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04099029">
    <w:abstractNumId w:val="0"/>
  </w:num>
  <w:num w:numId="2" w16cid:durableId="386682896">
    <w:abstractNumId w:val="1"/>
  </w:num>
  <w:num w:numId="3" w16cid:durableId="2094818633">
    <w:abstractNumId w:val="3"/>
  </w:num>
  <w:num w:numId="4" w16cid:durableId="72831105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lian">
    <w15:presenceInfo w15:providerId="None" w15:userId="Jullian"/>
  </w15:person>
  <w15:person w15:author="Pierre Capistrano Lopes">
    <w15:presenceInfo w15:providerId="AD" w15:userId="S::pierre.clopes@unidavi.edu.br::864dee35-078d-4065-9e9d-581ebf201e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EE"/>
    <w:rsid w:val="000046CB"/>
    <w:rsid w:val="00005D17"/>
    <w:rsid w:val="00006643"/>
    <w:rsid w:val="000153EB"/>
    <w:rsid w:val="0001704A"/>
    <w:rsid w:val="00021926"/>
    <w:rsid w:val="0002238C"/>
    <w:rsid w:val="00024BB3"/>
    <w:rsid w:val="00037F46"/>
    <w:rsid w:val="00071EA5"/>
    <w:rsid w:val="00090B58"/>
    <w:rsid w:val="000A0393"/>
    <w:rsid w:val="000A2AD2"/>
    <w:rsid w:val="000A49F1"/>
    <w:rsid w:val="000B34A6"/>
    <w:rsid w:val="000B46D5"/>
    <w:rsid w:val="000D0558"/>
    <w:rsid w:val="000D52C4"/>
    <w:rsid w:val="000D5E1D"/>
    <w:rsid w:val="000E035F"/>
    <w:rsid w:val="000E4FE3"/>
    <w:rsid w:val="000F0087"/>
    <w:rsid w:val="000F6F7B"/>
    <w:rsid w:val="000FFE69"/>
    <w:rsid w:val="00103E6E"/>
    <w:rsid w:val="001064B6"/>
    <w:rsid w:val="0010749D"/>
    <w:rsid w:val="00111A16"/>
    <w:rsid w:val="0012063E"/>
    <w:rsid w:val="001239C5"/>
    <w:rsid w:val="0014444C"/>
    <w:rsid w:val="0014DE6A"/>
    <w:rsid w:val="00155C6B"/>
    <w:rsid w:val="00172C4A"/>
    <w:rsid w:val="00193836"/>
    <w:rsid w:val="001C024F"/>
    <w:rsid w:val="002006AB"/>
    <w:rsid w:val="0020298E"/>
    <w:rsid w:val="002038DC"/>
    <w:rsid w:val="00204392"/>
    <w:rsid w:val="0021497F"/>
    <w:rsid w:val="00237AD1"/>
    <w:rsid w:val="00250277"/>
    <w:rsid w:val="002657C1"/>
    <w:rsid w:val="00267034"/>
    <w:rsid w:val="00270BA3"/>
    <w:rsid w:val="00274988"/>
    <w:rsid w:val="00276E1F"/>
    <w:rsid w:val="00282985"/>
    <w:rsid w:val="00294DCD"/>
    <w:rsid w:val="002C5743"/>
    <w:rsid w:val="002D2BFE"/>
    <w:rsid w:val="002D74F4"/>
    <w:rsid w:val="002D75EF"/>
    <w:rsid w:val="002E5C53"/>
    <w:rsid w:val="0031288E"/>
    <w:rsid w:val="0031371E"/>
    <w:rsid w:val="00320805"/>
    <w:rsid w:val="003259D1"/>
    <w:rsid w:val="003471BC"/>
    <w:rsid w:val="003667BF"/>
    <w:rsid w:val="00372937"/>
    <w:rsid w:val="00380CDB"/>
    <w:rsid w:val="003A09C3"/>
    <w:rsid w:val="003D3C28"/>
    <w:rsid w:val="003D50F8"/>
    <w:rsid w:val="003F29C5"/>
    <w:rsid w:val="0042521E"/>
    <w:rsid w:val="00433FF7"/>
    <w:rsid w:val="00460482"/>
    <w:rsid w:val="00470825"/>
    <w:rsid w:val="004A15D3"/>
    <w:rsid w:val="004A569D"/>
    <w:rsid w:val="004B2416"/>
    <w:rsid w:val="004B24D3"/>
    <w:rsid w:val="004B4116"/>
    <w:rsid w:val="004B5CE5"/>
    <w:rsid w:val="004C1792"/>
    <w:rsid w:val="004C532E"/>
    <w:rsid w:val="004C6C07"/>
    <w:rsid w:val="004C6DE6"/>
    <w:rsid w:val="004E078B"/>
    <w:rsid w:val="004F09D4"/>
    <w:rsid w:val="00505CB1"/>
    <w:rsid w:val="00514B92"/>
    <w:rsid w:val="005217D7"/>
    <w:rsid w:val="00546485"/>
    <w:rsid w:val="0055039E"/>
    <w:rsid w:val="00551F58"/>
    <w:rsid w:val="00560F76"/>
    <w:rsid w:val="005762CC"/>
    <w:rsid w:val="00576A24"/>
    <w:rsid w:val="005A0D06"/>
    <w:rsid w:val="005A5A99"/>
    <w:rsid w:val="005C01EC"/>
    <w:rsid w:val="005D7A64"/>
    <w:rsid w:val="005E09DA"/>
    <w:rsid w:val="005F41B9"/>
    <w:rsid w:val="005F538F"/>
    <w:rsid w:val="006002A1"/>
    <w:rsid w:val="00600D7A"/>
    <w:rsid w:val="006031F0"/>
    <w:rsid w:val="006049F7"/>
    <w:rsid w:val="00605F00"/>
    <w:rsid w:val="006117F7"/>
    <w:rsid w:val="00612383"/>
    <w:rsid w:val="00620ECC"/>
    <w:rsid w:val="00622AB6"/>
    <w:rsid w:val="00624EE2"/>
    <w:rsid w:val="006253A2"/>
    <w:rsid w:val="00625A64"/>
    <w:rsid w:val="00630DC1"/>
    <w:rsid w:val="00637D78"/>
    <w:rsid w:val="006433EE"/>
    <w:rsid w:val="00644495"/>
    <w:rsid w:val="006636EE"/>
    <w:rsid w:val="00691463"/>
    <w:rsid w:val="00691FF3"/>
    <w:rsid w:val="00692723"/>
    <w:rsid w:val="006A4C0F"/>
    <w:rsid w:val="006B207B"/>
    <w:rsid w:val="006C4B7D"/>
    <w:rsid w:val="006E17E5"/>
    <w:rsid w:val="00702858"/>
    <w:rsid w:val="00710919"/>
    <w:rsid w:val="00711DE8"/>
    <w:rsid w:val="00722437"/>
    <w:rsid w:val="007311A7"/>
    <w:rsid w:val="00731592"/>
    <w:rsid w:val="00737770"/>
    <w:rsid w:val="007455A8"/>
    <w:rsid w:val="0075500D"/>
    <w:rsid w:val="007646BC"/>
    <w:rsid w:val="007667A6"/>
    <w:rsid w:val="0077454C"/>
    <w:rsid w:val="00791B7D"/>
    <w:rsid w:val="007A1C67"/>
    <w:rsid w:val="007A274F"/>
    <w:rsid w:val="007A2B94"/>
    <w:rsid w:val="007A69EB"/>
    <w:rsid w:val="007B0E50"/>
    <w:rsid w:val="007C098B"/>
    <w:rsid w:val="007C51F3"/>
    <w:rsid w:val="007D7BF8"/>
    <w:rsid w:val="007E3613"/>
    <w:rsid w:val="007E4950"/>
    <w:rsid w:val="007F00D7"/>
    <w:rsid w:val="007F2C2D"/>
    <w:rsid w:val="007F55EE"/>
    <w:rsid w:val="007F588F"/>
    <w:rsid w:val="008226C5"/>
    <w:rsid w:val="00825B45"/>
    <w:rsid w:val="0084067A"/>
    <w:rsid w:val="00842FCA"/>
    <w:rsid w:val="00852722"/>
    <w:rsid w:val="00853CA3"/>
    <w:rsid w:val="00853DAD"/>
    <w:rsid w:val="008552E1"/>
    <w:rsid w:val="00855B64"/>
    <w:rsid w:val="00856D3B"/>
    <w:rsid w:val="00869CDD"/>
    <w:rsid w:val="00872D96"/>
    <w:rsid w:val="008768E6"/>
    <w:rsid w:val="00893AFC"/>
    <w:rsid w:val="00897D7F"/>
    <w:rsid w:val="00897FE1"/>
    <w:rsid w:val="008A2448"/>
    <w:rsid w:val="008A3CC1"/>
    <w:rsid w:val="008C6BE0"/>
    <w:rsid w:val="008D7E6F"/>
    <w:rsid w:val="008E78E5"/>
    <w:rsid w:val="008F7C99"/>
    <w:rsid w:val="00903665"/>
    <w:rsid w:val="00910E54"/>
    <w:rsid w:val="00931370"/>
    <w:rsid w:val="00941D0A"/>
    <w:rsid w:val="00966458"/>
    <w:rsid w:val="00977EA0"/>
    <w:rsid w:val="009941F1"/>
    <w:rsid w:val="00997846"/>
    <w:rsid w:val="009A5F91"/>
    <w:rsid w:val="009D07C8"/>
    <w:rsid w:val="009D6E3A"/>
    <w:rsid w:val="009D6F2A"/>
    <w:rsid w:val="009F4E4E"/>
    <w:rsid w:val="009F5A88"/>
    <w:rsid w:val="00A013ED"/>
    <w:rsid w:val="00A10BCA"/>
    <w:rsid w:val="00A14BB0"/>
    <w:rsid w:val="00A15252"/>
    <w:rsid w:val="00A37C93"/>
    <w:rsid w:val="00A4029E"/>
    <w:rsid w:val="00A479F4"/>
    <w:rsid w:val="00A561AF"/>
    <w:rsid w:val="00A66FEA"/>
    <w:rsid w:val="00A7196C"/>
    <w:rsid w:val="00A72A6B"/>
    <w:rsid w:val="00A81AE1"/>
    <w:rsid w:val="00A96C0B"/>
    <w:rsid w:val="00A96CA7"/>
    <w:rsid w:val="00A972C7"/>
    <w:rsid w:val="00AA10EA"/>
    <w:rsid w:val="00AA13C4"/>
    <w:rsid w:val="00AA6CFA"/>
    <w:rsid w:val="00AB5DA8"/>
    <w:rsid w:val="00AC2DBA"/>
    <w:rsid w:val="00AC6396"/>
    <w:rsid w:val="00AE1625"/>
    <w:rsid w:val="00AE7E4E"/>
    <w:rsid w:val="00AF0688"/>
    <w:rsid w:val="00B13844"/>
    <w:rsid w:val="00B15B7E"/>
    <w:rsid w:val="00B27694"/>
    <w:rsid w:val="00B27698"/>
    <w:rsid w:val="00B50FBF"/>
    <w:rsid w:val="00B6246B"/>
    <w:rsid w:val="00B709CC"/>
    <w:rsid w:val="00B832D7"/>
    <w:rsid w:val="00B85192"/>
    <w:rsid w:val="00B8782F"/>
    <w:rsid w:val="00BB3512"/>
    <w:rsid w:val="00BC0A4F"/>
    <w:rsid w:val="00BD57D9"/>
    <w:rsid w:val="00BE4522"/>
    <w:rsid w:val="00BE5D5F"/>
    <w:rsid w:val="00BE5FA3"/>
    <w:rsid w:val="00BF3772"/>
    <w:rsid w:val="00C04496"/>
    <w:rsid w:val="00C16544"/>
    <w:rsid w:val="00C20170"/>
    <w:rsid w:val="00C224DB"/>
    <w:rsid w:val="00C42C12"/>
    <w:rsid w:val="00C52BA6"/>
    <w:rsid w:val="00C601E9"/>
    <w:rsid w:val="00C620EF"/>
    <w:rsid w:val="00C748D0"/>
    <w:rsid w:val="00C75F42"/>
    <w:rsid w:val="00C820A1"/>
    <w:rsid w:val="00C86010"/>
    <w:rsid w:val="00C9F75E"/>
    <w:rsid w:val="00CA4F73"/>
    <w:rsid w:val="00CA5429"/>
    <w:rsid w:val="00CA7343"/>
    <w:rsid w:val="00CB1997"/>
    <w:rsid w:val="00CB7443"/>
    <w:rsid w:val="00CC2674"/>
    <w:rsid w:val="00CD192B"/>
    <w:rsid w:val="00CD2D21"/>
    <w:rsid w:val="00D12C42"/>
    <w:rsid w:val="00D1411A"/>
    <w:rsid w:val="00D14E75"/>
    <w:rsid w:val="00D243C9"/>
    <w:rsid w:val="00D25AB6"/>
    <w:rsid w:val="00D26A4F"/>
    <w:rsid w:val="00D316BA"/>
    <w:rsid w:val="00D3180C"/>
    <w:rsid w:val="00D4075D"/>
    <w:rsid w:val="00D515C0"/>
    <w:rsid w:val="00D5722E"/>
    <w:rsid w:val="00D73BAA"/>
    <w:rsid w:val="00D774BD"/>
    <w:rsid w:val="00D7FAEB"/>
    <w:rsid w:val="00D91846"/>
    <w:rsid w:val="00D91FF6"/>
    <w:rsid w:val="00D97691"/>
    <w:rsid w:val="00DA57B2"/>
    <w:rsid w:val="00DB60B2"/>
    <w:rsid w:val="00DB7145"/>
    <w:rsid w:val="00DC1429"/>
    <w:rsid w:val="00DC6D30"/>
    <w:rsid w:val="00DD792F"/>
    <w:rsid w:val="00DE324B"/>
    <w:rsid w:val="00E15A27"/>
    <w:rsid w:val="00E3043B"/>
    <w:rsid w:val="00E35D52"/>
    <w:rsid w:val="00E46D10"/>
    <w:rsid w:val="00E7648B"/>
    <w:rsid w:val="00E8D1A1"/>
    <w:rsid w:val="00E90673"/>
    <w:rsid w:val="00EA5492"/>
    <w:rsid w:val="00EC088D"/>
    <w:rsid w:val="00ED7CB2"/>
    <w:rsid w:val="00EF1970"/>
    <w:rsid w:val="00F021F7"/>
    <w:rsid w:val="00F07BF9"/>
    <w:rsid w:val="00F10A62"/>
    <w:rsid w:val="00F13298"/>
    <w:rsid w:val="00F14883"/>
    <w:rsid w:val="00F1544C"/>
    <w:rsid w:val="00F15F0E"/>
    <w:rsid w:val="00F16642"/>
    <w:rsid w:val="00F174EE"/>
    <w:rsid w:val="00F35498"/>
    <w:rsid w:val="00F366CA"/>
    <w:rsid w:val="00F51012"/>
    <w:rsid w:val="00F758B5"/>
    <w:rsid w:val="00F91C8F"/>
    <w:rsid w:val="00FD3379"/>
    <w:rsid w:val="00FE4133"/>
    <w:rsid w:val="00FE529A"/>
    <w:rsid w:val="00FE6D68"/>
    <w:rsid w:val="012FB403"/>
    <w:rsid w:val="014D98B9"/>
    <w:rsid w:val="015359CC"/>
    <w:rsid w:val="0157E8AF"/>
    <w:rsid w:val="01873B26"/>
    <w:rsid w:val="01930574"/>
    <w:rsid w:val="0198CC95"/>
    <w:rsid w:val="01DA15AE"/>
    <w:rsid w:val="01DDD86E"/>
    <w:rsid w:val="01E771A5"/>
    <w:rsid w:val="0202069E"/>
    <w:rsid w:val="0206B8CC"/>
    <w:rsid w:val="020F18E3"/>
    <w:rsid w:val="02126F1C"/>
    <w:rsid w:val="02322E43"/>
    <w:rsid w:val="0232A402"/>
    <w:rsid w:val="023D7ADB"/>
    <w:rsid w:val="026C7CF4"/>
    <w:rsid w:val="027077DC"/>
    <w:rsid w:val="02717879"/>
    <w:rsid w:val="0273CB4C"/>
    <w:rsid w:val="029AACBF"/>
    <w:rsid w:val="02BA3400"/>
    <w:rsid w:val="02C398CE"/>
    <w:rsid w:val="02F0396B"/>
    <w:rsid w:val="02FD8191"/>
    <w:rsid w:val="030A938B"/>
    <w:rsid w:val="03167E2A"/>
    <w:rsid w:val="031F6948"/>
    <w:rsid w:val="032485D7"/>
    <w:rsid w:val="0351C616"/>
    <w:rsid w:val="036F9009"/>
    <w:rsid w:val="03734328"/>
    <w:rsid w:val="037C79D2"/>
    <w:rsid w:val="03808074"/>
    <w:rsid w:val="0384150C"/>
    <w:rsid w:val="03ABCC43"/>
    <w:rsid w:val="03CDFEA4"/>
    <w:rsid w:val="03D50FEC"/>
    <w:rsid w:val="03DE74CB"/>
    <w:rsid w:val="03E12F95"/>
    <w:rsid w:val="040F9BAD"/>
    <w:rsid w:val="0417DD1B"/>
    <w:rsid w:val="041B8BF5"/>
    <w:rsid w:val="0460690D"/>
    <w:rsid w:val="0471A4FA"/>
    <w:rsid w:val="0478F835"/>
    <w:rsid w:val="04B96465"/>
    <w:rsid w:val="04C476C7"/>
    <w:rsid w:val="04DDDFA1"/>
    <w:rsid w:val="04FB21AA"/>
    <w:rsid w:val="0516966E"/>
    <w:rsid w:val="052045EA"/>
    <w:rsid w:val="0546B9A5"/>
    <w:rsid w:val="05729667"/>
    <w:rsid w:val="05751B9D"/>
    <w:rsid w:val="05757F5E"/>
    <w:rsid w:val="058501BA"/>
    <w:rsid w:val="058AF559"/>
    <w:rsid w:val="058FF0DE"/>
    <w:rsid w:val="0594EB53"/>
    <w:rsid w:val="05BC42C4"/>
    <w:rsid w:val="05DA1B89"/>
    <w:rsid w:val="05E315FA"/>
    <w:rsid w:val="05E3DAE8"/>
    <w:rsid w:val="06024B1B"/>
    <w:rsid w:val="0623762A"/>
    <w:rsid w:val="0630B8F2"/>
    <w:rsid w:val="0644B251"/>
    <w:rsid w:val="065B7FF5"/>
    <w:rsid w:val="06706C93"/>
    <w:rsid w:val="0691BB8D"/>
    <w:rsid w:val="06926599"/>
    <w:rsid w:val="06B266CF"/>
    <w:rsid w:val="06E5E03F"/>
    <w:rsid w:val="06E7686F"/>
    <w:rsid w:val="07028964"/>
    <w:rsid w:val="07060508"/>
    <w:rsid w:val="07061525"/>
    <w:rsid w:val="0709C511"/>
    <w:rsid w:val="070EF863"/>
    <w:rsid w:val="0710EBFE"/>
    <w:rsid w:val="071BC82C"/>
    <w:rsid w:val="07428E9D"/>
    <w:rsid w:val="0749F6A3"/>
    <w:rsid w:val="075296C9"/>
    <w:rsid w:val="079C5814"/>
    <w:rsid w:val="07A1B1BF"/>
    <w:rsid w:val="07D1470E"/>
    <w:rsid w:val="07E64D3E"/>
    <w:rsid w:val="07F4F24C"/>
    <w:rsid w:val="0817476F"/>
    <w:rsid w:val="08215984"/>
    <w:rsid w:val="082D8BEE"/>
    <w:rsid w:val="082EAC99"/>
    <w:rsid w:val="088173A5"/>
    <w:rsid w:val="08A8810F"/>
    <w:rsid w:val="08B69C6E"/>
    <w:rsid w:val="08F4F01E"/>
    <w:rsid w:val="0900E30A"/>
    <w:rsid w:val="091267BB"/>
    <w:rsid w:val="091B3D65"/>
    <w:rsid w:val="091D2946"/>
    <w:rsid w:val="092D737C"/>
    <w:rsid w:val="0939EBDD"/>
    <w:rsid w:val="0977191F"/>
    <w:rsid w:val="0979F1B5"/>
    <w:rsid w:val="09A80D55"/>
    <w:rsid w:val="09ADBC37"/>
    <w:rsid w:val="09C34219"/>
    <w:rsid w:val="09C8AE31"/>
    <w:rsid w:val="09D7A31B"/>
    <w:rsid w:val="09DA10FD"/>
    <w:rsid w:val="09EA7312"/>
    <w:rsid w:val="09FBC93A"/>
    <w:rsid w:val="0A1D1BA7"/>
    <w:rsid w:val="0A1D8101"/>
    <w:rsid w:val="0A24E8B3"/>
    <w:rsid w:val="0A619348"/>
    <w:rsid w:val="0A6259AE"/>
    <w:rsid w:val="0A7C981A"/>
    <w:rsid w:val="0A800B84"/>
    <w:rsid w:val="0A80FBA1"/>
    <w:rsid w:val="0A8172FE"/>
    <w:rsid w:val="0A855E29"/>
    <w:rsid w:val="0A8A2034"/>
    <w:rsid w:val="0A9730ED"/>
    <w:rsid w:val="0AB8296F"/>
    <w:rsid w:val="0ACDE373"/>
    <w:rsid w:val="0AD27FC7"/>
    <w:rsid w:val="0AD5BC3E"/>
    <w:rsid w:val="0AD95281"/>
    <w:rsid w:val="0AF3CA52"/>
    <w:rsid w:val="0AF476CC"/>
    <w:rsid w:val="0B1764E8"/>
    <w:rsid w:val="0B2C930E"/>
    <w:rsid w:val="0B508B40"/>
    <w:rsid w:val="0B53C03E"/>
    <w:rsid w:val="0B590661"/>
    <w:rsid w:val="0B7B9E28"/>
    <w:rsid w:val="0BB277E7"/>
    <w:rsid w:val="0BB6DD83"/>
    <w:rsid w:val="0BBA8FAA"/>
    <w:rsid w:val="0BC9E703"/>
    <w:rsid w:val="0BD58939"/>
    <w:rsid w:val="0BEACD3E"/>
    <w:rsid w:val="0BEE3D30"/>
    <w:rsid w:val="0BF1E233"/>
    <w:rsid w:val="0BF32836"/>
    <w:rsid w:val="0C2BFEA6"/>
    <w:rsid w:val="0C2F309A"/>
    <w:rsid w:val="0C42AF1E"/>
    <w:rsid w:val="0C4CCDC0"/>
    <w:rsid w:val="0C718C9F"/>
    <w:rsid w:val="0C83ACB3"/>
    <w:rsid w:val="0CC188B9"/>
    <w:rsid w:val="0CDFAE17"/>
    <w:rsid w:val="0CEF470E"/>
    <w:rsid w:val="0D14F3F7"/>
    <w:rsid w:val="0D2629D0"/>
    <w:rsid w:val="0D37A89B"/>
    <w:rsid w:val="0D42E6C1"/>
    <w:rsid w:val="0D4E4848"/>
    <w:rsid w:val="0D764682"/>
    <w:rsid w:val="0D802D82"/>
    <w:rsid w:val="0D876992"/>
    <w:rsid w:val="0D87DE4F"/>
    <w:rsid w:val="0D8A0D91"/>
    <w:rsid w:val="0DB12363"/>
    <w:rsid w:val="0DDC389A"/>
    <w:rsid w:val="0DF4C004"/>
    <w:rsid w:val="0E006ACC"/>
    <w:rsid w:val="0E0AE9ED"/>
    <w:rsid w:val="0E0FD1BB"/>
    <w:rsid w:val="0E120525"/>
    <w:rsid w:val="0E18F38B"/>
    <w:rsid w:val="0E2B5E6E"/>
    <w:rsid w:val="0E2C1A21"/>
    <w:rsid w:val="0E35BEF0"/>
    <w:rsid w:val="0E4C510D"/>
    <w:rsid w:val="0E54501D"/>
    <w:rsid w:val="0E58B225"/>
    <w:rsid w:val="0E6433D0"/>
    <w:rsid w:val="0E68D9D5"/>
    <w:rsid w:val="0E6DD4AD"/>
    <w:rsid w:val="0E79EF9D"/>
    <w:rsid w:val="0E94F941"/>
    <w:rsid w:val="0EAB3C9F"/>
    <w:rsid w:val="0EBB7256"/>
    <w:rsid w:val="0EC448FC"/>
    <w:rsid w:val="0ED035F3"/>
    <w:rsid w:val="0ED53B79"/>
    <w:rsid w:val="0EF3D6DB"/>
    <w:rsid w:val="0F1BFDE3"/>
    <w:rsid w:val="0F3849BE"/>
    <w:rsid w:val="0F3F4D15"/>
    <w:rsid w:val="0F5B1ACD"/>
    <w:rsid w:val="0F81B842"/>
    <w:rsid w:val="0F81CC98"/>
    <w:rsid w:val="0F85AAF2"/>
    <w:rsid w:val="0F932637"/>
    <w:rsid w:val="0FD94E90"/>
    <w:rsid w:val="0FF25D29"/>
    <w:rsid w:val="100AE5CB"/>
    <w:rsid w:val="102494A9"/>
    <w:rsid w:val="1030A3BA"/>
    <w:rsid w:val="1041CD77"/>
    <w:rsid w:val="10712649"/>
    <w:rsid w:val="1087FE4A"/>
    <w:rsid w:val="109CB24C"/>
    <w:rsid w:val="10A9246F"/>
    <w:rsid w:val="10AB976C"/>
    <w:rsid w:val="10B093A3"/>
    <w:rsid w:val="10BD2E16"/>
    <w:rsid w:val="10E07042"/>
    <w:rsid w:val="10E80962"/>
    <w:rsid w:val="10E9379F"/>
    <w:rsid w:val="114CEB48"/>
    <w:rsid w:val="115F68C3"/>
    <w:rsid w:val="11751EF1"/>
    <w:rsid w:val="11797604"/>
    <w:rsid w:val="11827BDC"/>
    <w:rsid w:val="11842465"/>
    <w:rsid w:val="11A8E819"/>
    <w:rsid w:val="11BCBCEE"/>
    <w:rsid w:val="11FBE9BE"/>
    <w:rsid w:val="121C5736"/>
    <w:rsid w:val="122761DD"/>
    <w:rsid w:val="123DC0AD"/>
    <w:rsid w:val="1248B7AF"/>
    <w:rsid w:val="124F5699"/>
    <w:rsid w:val="1258FE77"/>
    <w:rsid w:val="126C6FEE"/>
    <w:rsid w:val="1276616C"/>
    <w:rsid w:val="1276EDD7"/>
    <w:rsid w:val="1282D70D"/>
    <w:rsid w:val="129E721E"/>
    <w:rsid w:val="129E79C7"/>
    <w:rsid w:val="12BD3076"/>
    <w:rsid w:val="12F6DCFE"/>
    <w:rsid w:val="13197355"/>
    <w:rsid w:val="133BF938"/>
    <w:rsid w:val="13403AAB"/>
    <w:rsid w:val="1360DF48"/>
    <w:rsid w:val="136A4291"/>
    <w:rsid w:val="136F97A4"/>
    <w:rsid w:val="1383AFEC"/>
    <w:rsid w:val="1394001D"/>
    <w:rsid w:val="13A8C70B"/>
    <w:rsid w:val="13B3EAA1"/>
    <w:rsid w:val="13D4530E"/>
    <w:rsid w:val="13D70B3D"/>
    <w:rsid w:val="13EF6F06"/>
    <w:rsid w:val="13F79A5C"/>
    <w:rsid w:val="14035819"/>
    <w:rsid w:val="140E47AE"/>
    <w:rsid w:val="1412BE38"/>
    <w:rsid w:val="142660A7"/>
    <w:rsid w:val="144703BF"/>
    <w:rsid w:val="146329D0"/>
    <w:rsid w:val="14867670"/>
    <w:rsid w:val="148F69F7"/>
    <w:rsid w:val="14ABC596"/>
    <w:rsid w:val="14AEAA81"/>
    <w:rsid w:val="14B73520"/>
    <w:rsid w:val="14C25B84"/>
    <w:rsid w:val="14C5E4FB"/>
    <w:rsid w:val="14CBFC25"/>
    <w:rsid w:val="14FBAB1B"/>
    <w:rsid w:val="15005A0D"/>
    <w:rsid w:val="1504C47E"/>
    <w:rsid w:val="15295D01"/>
    <w:rsid w:val="15338A80"/>
    <w:rsid w:val="15616A5F"/>
    <w:rsid w:val="1576EA68"/>
    <w:rsid w:val="159DADB6"/>
    <w:rsid w:val="15A403E9"/>
    <w:rsid w:val="15AE0FEA"/>
    <w:rsid w:val="15CC5658"/>
    <w:rsid w:val="15DADAAF"/>
    <w:rsid w:val="15F3B574"/>
    <w:rsid w:val="15FDFD98"/>
    <w:rsid w:val="160B4CAA"/>
    <w:rsid w:val="1616AFAC"/>
    <w:rsid w:val="162F67B7"/>
    <w:rsid w:val="163F4C60"/>
    <w:rsid w:val="165309C7"/>
    <w:rsid w:val="165E1100"/>
    <w:rsid w:val="1660D13C"/>
    <w:rsid w:val="16619EAD"/>
    <w:rsid w:val="16637033"/>
    <w:rsid w:val="1670994C"/>
    <w:rsid w:val="16751B5A"/>
    <w:rsid w:val="168047DB"/>
    <w:rsid w:val="16889CC4"/>
    <w:rsid w:val="1691FBEF"/>
    <w:rsid w:val="16AF1262"/>
    <w:rsid w:val="16CDF3B4"/>
    <w:rsid w:val="16E2629B"/>
    <w:rsid w:val="16E77537"/>
    <w:rsid w:val="16EB299F"/>
    <w:rsid w:val="16F76B30"/>
    <w:rsid w:val="16FFA3EE"/>
    <w:rsid w:val="1701DBBA"/>
    <w:rsid w:val="170F6EF6"/>
    <w:rsid w:val="1726EB21"/>
    <w:rsid w:val="17270FC8"/>
    <w:rsid w:val="1745450A"/>
    <w:rsid w:val="175C8B98"/>
    <w:rsid w:val="175E0169"/>
    <w:rsid w:val="1795FDB5"/>
    <w:rsid w:val="17A8730A"/>
    <w:rsid w:val="17AB1D43"/>
    <w:rsid w:val="17B94EEB"/>
    <w:rsid w:val="17BC3E7B"/>
    <w:rsid w:val="17D1D34E"/>
    <w:rsid w:val="17DC564C"/>
    <w:rsid w:val="17EC1410"/>
    <w:rsid w:val="17ECAEF4"/>
    <w:rsid w:val="18040D67"/>
    <w:rsid w:val="181D9096"/>
    <w:rsid w:val="1822AB06"/>
    <w:rsid w:val="18266563"/>
    <w:rsid w:val="1849E171"/>
    <w:rsid w:val="185FB865"/>
    <w:rsid w:val="186A0E7A"/>
    <w:rsid w:val="186B4584"/>
    <w:rsid w:val="186CB306"/>
    <w:rsid w:val="18BF0B41"/>
    <w:rsid w:val="18C3A6C2"/>
    <w:rsid w:val="18E5B0AC"/>
    <w:rsid w:val="18E8922D"/>
    <w:rsid w:val="18FB749C"/>
    <w:rsid w:val="1944AFF7"/>
    <w:rsid w:val="19458015"/>
    <w:rsid w:val="195B9370"/>
    <w:rsid w:val="1975FE9B"/>
    <w:rsid w:val="197826AD"/>
    <w:rsid w:val="19797592"/>
    <w:rsid w:val="1992A3E6"/>
    <w:rsid w:val="19A43B57"/>
    <w:rsid w:val="19BF8FDE"/>
    <w:rsid w:val="19C81D73"/>
    <w:rsid w:val="19E5B1D2"/>
    <w:rsid w:val="19FA852C"/>
    <w:rsid w:val="1A059476"/>
    <w:rsid w:val="1A1FD4CF"/>
    <w:rsid w:val="1A3875A0"/>
    <w:rsid w:val="1A3B9D9B"/>
    <w:rsid w:val="1A5B234F"/>
    <w:rsid w:val="1A7D1D55"/>
    <w:rsid w:val="1A942C5A"/>
    <w:rsid w:val="1AA17F4C"/>
    <w:rsid w:val="1AA79F0F"/>
    <w:rsid w:val="1AA8C814"/>
    <w:rsid w:val="1ABDA2C7"/>
    <w:rsid w:val="1AC25AD1"/>
    <w:rsid w:val="1ACB041F"/>
    <w:rsid w:val="1AD7AC5B"/>
    <w:rsid w:val="1AD9F2CE"/>
    <w:rsid w:val="1AE08058"/>
    <w:rsid w:val="1B2363FF"/>
    <w:rsid w:val="1B350FD0"/>
    <w:rsid w:val="1B590A09"/>
    <w:rsid w:val="1BA69A28"/>
    <w:rsid w:val="1BA86673"/>
    <w:rsid w:val="1BCB97BC"/>
    <w:rsid w:val="1BCD1065"/>
    <w:rsid w:val="1BE3393E"/>
    <w:rsid w:val="1BEF9FD0"/>
    <w:rsid w:val="1C1D43B2"/>
    <w:rsid w:val="1C2263E4"/>
    <w:rsid w:val="1C29B8B3"/>
    <w:rsid w:val="1C3E69C1"/>
    <w:rsid w:val="1C4C3DBB"/>
    <w:rsid w:val="1C503224"/>
    <w:rsid w:val="1C830A53"/>
    <w:rsid w:val="1C870E92"/>
    <w:rsid w:val="1C887D2C"/>
    <w:rsid w:val="1C8A326B"/>
    <w:rsid w:val="1C8C2E53"/>
    <w:rsid w:val="1CABE826"/>
    <w:rsid w:val="1CD2B83A"/>
    <w:rsid w:val="1CEC8193"/>
    <w:rsid w:val="1CF4EB37"/>
    <w:rsid w:val="1D072822"/>
    <w:rsid w:val="1D269B26"/>
    <w:rsid w:val="1D475EB1"/>
    <w:rsid w:val="1D4DC87A"/>
    <w:rsid w:val="1D5D1F44"/>
    <w:rsid w:val="1D795407"/>
    <w:rsid w:val="1D972B10"/>
    <w:rsid w:val="1D9A2594"/>
    <w:rsid w:val="1DCAF775"/>
    <w:rsid w:val="1DD1FC11"/>
    <w:rsid w:val="1E03C92A"/>
    <w:rsid w:val="1E0DC33E"/>
    <w:rsid w:val="1E18211A"/>
    <w:rsid w:val="1E31C35C"/>
    <w:rsid w:val="1E476C7C"/>
    <w:rsid w:val="1E6CB092"/>
    <w:rsid w:val="1E7ACBF1"/>
    <w:rsid w:val="1E836513"/>
    <w:rsid w:val="1E927C22"/>
    <w:rsid w:val="1EBADEC2"/>
    <w:rsid w:val="1F045AA1"/>
    <w:rsid w:val="1F152468"/>
    <w:rsid w:val="1F32E846"/>
    <w:rsid w:val="1F38B1AC"/>
    <w:rsid w:val="1F54F230"/>
    <w:rsid w:val="1F66C7D6"/>
    <w:rsid w:val="1F6B0514"/>
    <w:rsid w:val="1F910F2A"/>
    <w:rsid w:val="1FBE499F"/>
    <w:rsid w:val="1FD3CA7D"/>
    <w:rsid w:val="20093FBC"/>
    <w:rsid w:val="20173ACB"/>
    <w:rsid w:val="2017D170"/>
    <w:rsid w:val="201B5906"/>
    <w:rsid w:val="202C3AF7"/>
    <w:rsid w:val="20356029"/>
    <w:rsid w:val="20376F59"/>
    <w:rsid w:val="20392B68"/>
    <w:rsid w:val="2040B9E1"/>
    <w:rsid w:val="207F31EA"/>
    <w:rsid w:val="2084719A"/>
    <w:rsid w:val="20B156D2"/>
    <w:rsid w:val="20B8494F"/>
    <w:rsid w:val="20E34DCD"/>
    <w:rsid w:val="20E72F12"/>
    <w:rsid w:val="20F235F5"/>
    <w:rsid w:val="20F5D507"/>
    <w:rsid w:val="20FC9E94"/>
    <w:rsid w:val="21068681"/>
    <w:rsid w:val="2116FE02"/>
    <w:rsid w:val="2122258E"/>
    <w:rsid w:val="2138B0D8"/>
    <w:rsid w:val="214A72F6"/>
    <w:rsid w:val="214A95BA"/>
    <w:rsid w:val="21751FBC"/>
    <w:rsid w:val="2176A76A"/>
    <w:rsid w:val="218ABE5E"/>
    <w:rsid w:val="21A86807"/>
    <w:rsid w:val="21AE6437"/>
    <w:rsid w:val="21CB4F6B"/>
    <w:rsid w:val="2221399D"/>
    <w:rsid w:val="222563C1"/>
    <w:rsid w:val="22323E64"/>
    <w:rsid w:val="2236BEA1"/>
    <w:rsid w:val="224CC52A"/>
    <w:rsid w:val="22568397"/>
    <w:rsid w:val="22696E8F"/>
    <w:rsid w:val="2294FF0C"/>
    <w:rsid w:val="22986EF5"/>
    <w:rsid w:val="22998897"/>
    <w:rsid w:val="229E6898"/>
    <w:rsid w:val="22A0510F"/>
    <w:rsid w:val="22EDA4F6"/>
    <w:rsid w:val="22F0C8CF"/>
    <w:rsid w:val="22F99EE5"/>
    <w:rsid w:val="22FAE2C5"/>
    <w:rsid w:val="22FE72E4"/>
    <w:rsid w:val="2321E924"/>
    <w:rsid w:val="2337CA0B"/>
    <w:rsid w:val="2339760F"/>
    <w:rsid w:val="234021B5"/>
    <w:rsid w:val="23445D05"/>
    <w:rsid w:val="2349BCD7"/>
    <w:rsid w:val="23671FCC"/>
    <w:rsid w:val="237E79D7"/>
    <w:rsid w:val="2380C97A"/>
    <w:rsid w:val="238438A5"/>
    <w:rsid w:val="239ECC60"/>
    <w:rsid w:val="23A644F0"/>
    <w:rsid w:val="23B068C3"/>
    <w:rsid w:val="23D945D5"/>
    <w:rsid w:val="23F2645E"/>
    <w:rsid w:val="240B8C5C"/>
    <w:rsid w:val="241023DA"/>
    <w:rsid w:val="241F61E0"/>
    <w:rsid w:val="24289B50"/>
    <w:rsid w:val="243050D9"/>
    <w:rsid w:val="245853CF"/>
    <w:rsid w:val="246FD96B"/>
    <w:rsid w:val="2470ED81"/>
    <w:rsid w:val="2475EF2D"/>
    <w:rsid w:val="249AAFD4"/>
    <w:rsid w:val="24B521A7"/>
    <w:rsid w:val="24D35708"/>
    <w:rsid w:val="24D54670"/>
    <w:rsid w:val="24D64666"/>
    <w:rsid w:val="24DD7D42"/>
    <w:rsid w:val="2502F02D"/>
    <w:rsid w:val="25146CA6"/>
    <w:rsid w:val="251E6B5D"/>
    <w:rsid w:val="251F4A50"/>
    <w:rsid w:val="25200906"/>
    <w:rsid w:val="2527F573"/>
    <w:rsid w:val="252C2728"/>
    <w:rsid w:val="25456BC5"/>
    <w:rsid w:val="254BA5CD"/>
    <w:rsid w:val="25712744"/>
    <w:rsid w:val="2574FBFC"/>
    <w:rsid w:val="25754FEC"/>
    <w:rsid w:val="25912C32"/>
    <w:rsid w:val="25BFA994"/>
    <w:rsid w:val="25CC9FE9"/>
    <w:rsid w:val="25CDD351"/>
    <w:rsid w:val="25CE0C9E"/>
    <w:rsid w:val="25D92BF5"/>
    <w:rsid w:val="25EA5D81"/>
    <w:rsid w:val="26065F18"/>
    <w:rsid w:val="260AB879"/>
    <w:rsid w:val="260ECF06"/>
    <w:rsid w:val="26101632"/>
    <w:rsid w:val="2650B855"/>
    <w:rsid w:val="2650CD14"/>
    <w:rsid w:val="2675C65F"/>
    <w:rsid w:val="267FAFFD"/>
    <w:rsid w:val="2681EF6A"/>
    <w:rsid w:val="26BB1AB1"/>
    <w:rsid w:val="26BCCA56"/>
    <w:rsid w:val="26D00D3F"/>
    <w:rsid w:val="26DD506A"/>
    <w:rsid w:val="26E4177E"/>
    <w:rsid w:val="26E63CC2"/>
    <w:rsid w:val="26FD515C"/>
    <w:rsid w:val="26FE791D"/>
    <w:rsid w:val="26FF594A"/>
    <w:rsid w:val="27385457"/>
    <w:rsid w:val="27616A79"/>
    <w:rsid w:val="27AD2C8E"/>
    <w:rsid w:val="27B8ABF7"/>
    <w:rsid w:val="27CAC63B"/>
    <w:rsid w:val="27CBD0C9"/>
    <w:rsid w:val="27D087CF"/>
    <w:rsid w:val="27DF4905"/>
    <w:rsid w:val="28069351"/>
    <w:rsid w:val="28089C61"/>
    <w:rsid w:val="280CE732"/>
    <w:rsid w:val="281D2DFA"/>
    <w:rsid w:val="281FBBAE"/>
    <w:rsid w:val="2855D5F7"/>
    <w:rsid w:val="28560C1F"/>
    <w:rsid w:val="2867D1F5"/>
    <w:rsid w:val="2868BB2A"/>
    <w:rsid w:val="2880B895"/>
    <w:rsid w:val="288EA1FD"/>
    <w:rsid w:val="28996724"/>
    <w:rsid w:val="28A28A93"/>
    <w:rsid w:val="28ED2EC0"/>
    <w:rsid w:val="28FBD476"/>
    <w:rsid w:val="2908C35F"/>
    <w:rsid w:val="2939F421"/>
    <w:rsid w:val="2944CFEA"/>
    <w:rsid w:val="2947B31D"/>
    <w:rsid w:val="294864FE"/>
    <w:rsid w:val="2951DE47"/>
    <w:rsid w:val="2972F5F2"/>
    <w:rsid w:val="29741D05"/>
    <w:rsid w:val="29B750BF"/>
    <w:rsid w:val="29CB8464"/>
    <w:rsid w:val="29D66F0C"/>
    <w:rsid w:val="29D698D6"/>
    <w:rsid w:val="29E2D6F1"/>
    <w:rsid w:val="29E81990"/>
    <w:rsid w:val="2A0D0B1B"/>
    <w:rsid w:val="2A14EBF9"/>
    <w:rsid w:val="2A2DB762"/>
    <w:rsid w:val="2A4869D3"/>
    <w:rsid w:val="2A582196"/>
    <w:rsid w:val="2A71213E"/>
    <w:rsid w:val="2A792AB0"/>
    <w:rsid w:val="2A85081D"/>
    <w:rsid w:val="2A8E391F"/>
    <w:rsid w:val="2A97971B"/>
    <w:rsid w:val="2AA49A7C"/>
    <w:rsid w:val="2AA796B6"/>
    <w:rsid w:val="2AB5564D"/>
    <w:rsid w:val="2AB836C7"/>
    <w:rsid w:val="2AC59E78"/>
    <w:rsid w:val="2AC6F9BE"/>
    <w:rsid w:val="2AD52C0D"/>
    <w:rsid w:val="2ADE4439"/>
    <w:rsid w:val="2B0C5CC6"/>
    <w:rsid w:val="2B0F0D84"/>
    <w:rsid w:val="2B0F8D44"/>
    <w:rsid w:val="2B1308A1"/>
    <w:rsid w:val="2B276745"/>
    <w:rsid w:val="2B32085E"/>
    <w:rsid w:val="2B44745C"/>
    <w:rsid w:val="2B575C70"/>
    <w:rsid w:val="2B64D888"/>
    <w:rsid w:val="2B83605F"/>
    <w:rsid w:val="2BA29DE3"/>
    <w:rsid w:val="2BB7DF89"/>
    <w:rsid w:val="2BC936DA"/>
    <w:rsid w:val="2BDE7EA6"/>
    <w:rsid w:val="2BE234CC"/>
    <w:rsid w:val="2BE536A9"/>
    <w:rsid w:val="2BE8C35A"/>
    <w:rsid w:val="2BF5AE9F"/>
    <w:rsid w:val="2C012A7E"/>
    <w:rsid w:val="2C233445"/>
    <w:rsid w:val="2C292B8F"/>
    <w:rsid w:val="2C634CC0"/>
    <w:rsid w:val="2C6365B4"/>
    <w:rsid w:val="2C65F4A4"/>
    <w:rsid w:val="2C7E41CC"/>
    <w:rsid w:val="2CB67D00"/>
    <w:rsid w:val="2CCE84F3"/>
    <w:rsid w:val="2CE05855"/>
    <w:rsid w:val="2CE7CC6C"/>
    <w:rsid w:val="2CEEF181"/>
    <w:rsid w:val="2CF32CD1"/>
    <w:rsid w:val="2CF9FA8E"/>
    <w:rsid w:val="2CFEEB44"/>
    <w:rsid w:val="2D297D42"/>
    <w:rsid w:val="2D46150E"/>
    <w:rsid w:val="2D59B797"/>
    <w:rsid w:val="2D805C4F"/>
    <w:rsid w:val="2D881D23"/>
    <w:rsid w:val="2D8B61AA"/>
    <w:rsid w:val="2D941352"/>
    <w:rsid w:val="2D957C73"/>
    <w:rsid w:val="2DA1E198"/>
    <w:rsid w:val="2DC8E175"/>
    <w:rsid w:val="2E4AC0D5"/>
    <w:rsid w:val="2E4D9B74"/>
    <w:rsid w:val="2E5FB1A0"/>
    <w:rsid w:val="2E6A1267"/>
    <w:rsid w:val="2E6BB178"/>
    <w:rsid w:val="2E7C2B14"/>
    <w:rsid w:val="2E873435"/>
    <w:rsid w:val="2E8B43CB"/>
    <w:rsid w:val="2E8EFD32"/>
    <w:rsid w:val="2E98A25D"/>
    <w:rsid w:val="2EA73918"/>
    <w:rsid w:val="2EA9D273"/>
    <w:rsid w:val="2EAC862C"/>
    <w:rsid w:val="2EBE014D"/>
    <w:rsid w:val="2EDF612C"/>
    <w:rsid w:val="2EE74EF9"/>
    <w:rsid w:val="2EEC37EF"/>
    <w:rsid w:val="2F259C6F"/>
    <w:rsid w:val="2F2F96E0"/>
    <w:rsid w:val="2F3D26FA"/>
    <w:rsid w:val="2F730380"/>
    <w:rsid w:val="2F7A487A"/>
    <w:rsid w:val="2FC092D2"/>
    <w:rsid w:val="2FF4099E"/>
    <w:rsid w:val="2FF7FB2F"/>
    <w:rsid w:val="301255A4"/>
    <w:rsid w:val="3013C708"/>
    <w:rsid w:val="303BA2DE"/>
    <w:rsid w:val="3071F4BA"/>
    <w:rsid w:val="3072894B"/>
    <w:rsid w:val="3079EDAE"/>
    <w:rsid w:val="3088923C"/>
    <w:rsid w:val="30AA730A"/>
    <w:rsid w:val="30B5A5EF"/>
    <w:rsid w:val="30C2C15A"/>
    <w:rsid w:val="30C7085D"/>
    <w:rsid w:val="30EEC108"/>
    <w:rsid w:val="30F46D86"/>
    <w:rsid w:val="31213AAE"/>
    <w:rsid w:val="3138A650"/>
    <w:rsid w:val="31476D83"/>
    <w:rsid w:val="31564A3C"/>
    <w:rsid w:val="315A6AFF"/>
    <w:rsid w:val="318678CB"/>
    <w:rsid w:val="319B9235"/>
    <w:rsid w:val="319BA076"/>
    <w:rsid w:val="31E35A89"/>
    <w:rsid w:val="31FE13D2"/>
    <w:rsid w:val="3211997E"/>
    <w:rsid w:val="3227210D"/>
    <w:rsid w:val="323974A9"/>
    <w:rsid w:val="325799DF"/>
    <w:rsid w:val="3271A6C5"/>
    <w:rsid w:val="3276E1B9"/>
    <w:rsid w:val="327BC2E2"/>
    <w:rsid w:val="3289E349"/>
    <w:rsid w:val="32AB154D"/>
    <w:rsid w:val="32AFB6B8"/>
    <w:rsid w:val="32E33DE4"/>
    <w:rsid w:val="32E68A6D"/>
    <w:rsid w:val="3305FD0D"/>
    <w:rsid w:val="3308CB53"/>
    <w:rsid w:val="3315CABE"/>
    <w:rsid w:val="3327D412"/>
    <w:rsid w:val="3333597E"/>
    <w:rsid w:val="33494A0E"/>
    <w:rsid w:val="335721BD"/>
    <w:rsid w:val="3366CEF2"/>
    <w:rsid w:val="33695EC0"/>
    <w:rsid w:val="337E97A9"/>
    <w:rsid w:val="337EE7E9"/>
    <w:rsid w:val="33947AF6"/>
    <w:rsid w:val="3398BEC6"/>
    <w:rsid w:val="33CB7E9C"/>
    <w:rsid w:val="33D5D35E"/>
    <w:rsid w:val="33EFA46A"/>
    <w:rsid w:val="33F49DCB"/>
    <w:rsid w:val="340A59EE"/>
    <w:rsid w:val="341AF3D1"/>
    <w:rsid w:val="3428DA58"/>
    <w:rsid w:val="34323212"/>
    <w:rsid w:val="346B867E"/>
    <w:rsid w:val="346FD647"/>
    <w:rsid w:val="349F0B80"/>
    <w:rsid w:val="34C05DF4"/>
    <w:rsid w:val="34C5B099"/>
    <w:rsid w:val="34DA3ADA"/>
    <w:rsid w:val="34FA0366"/>
    <w:rsid w:val="34FF0E4E"/>
    <w:rsid w:val="351A680A"/>
    <w:rsid w:val="353B19F6"/>
    <w:rsid w:val="353B2E48"/>
    <w:rsid w:val="353D2F41"/>
    <w:rsid w:val="353F5D24"/>
    <w:rsid w:val="35596C1C"/>
    <w:rsid w:val="35763548"/>
    <w:rsid w:val="3576EBAF"/>
    <w:rsid w:val="35A4219C"/>
    <w:rsid w:val="35AE572E"/>
    <w:rsid w:val="35B526A6"/>
    <w:rsid w:val="35D6C359"/>
    <w:rsid w:val="35DACBD5"/>
    <w:rsid w:val="35F27C06"/>
    <w:rsid w:val="35F3AE8D"/>
    <w:rsid w:val="36077288"/>
    <w:rsid w:val="36159C9B"/>
    <w:rsid w:val="36608276"/>
    <w:rsid w:val="36769B73"/>
    <w:rsid w:val="36967E86"/>
    <w:rsid w:val="369A0F17"/>
    <w:rsid w:val="369D9686"/>
    <w:rsid w:val="36A74BA5"/>
    <w:rsid w:val="36ABB70B"/>
    <w:rsid w:val="36AC251F"/>
    <w:rsid w:val="36AFE8D3"/>
    <w:rsid w:val="36C6B7C9"/>
    <w:rsid w:val="36CB04F8"/>
    <w:rsid w:val="36D07C15"/>
    <w:rsid w:val="36E4E290"/>
    <w:rsid w:val="36FF1F20"/>
    <w:rsid w:val="370E1638"/>
    <w:rsid w:val="3718477D"/>
    <w:rsid w:val="3721D7E9"/>
    <w:rsid w:val="373649E1"/>
    <w:rsid w:val="3738FA08"/>
    <w:rsid w:val="37454003"/>
    <w:rsid w:val="37537D42"/>
    <w:rsid w:val="3758E1BB"/>
    <w:rsid w:val="37706E5D"/>
    <w:rsid w:val="377AB0F8"/>
    <w:rsid w:val="3780736F"/>
    <w:rsid w:val="3793D955"/>
    <w:rsid w:val="37976C74"/>
    <w:rsid w:val="37BCE0C0"/>
    <w:rsid w:val="37BCFC5D"/>
    <w:rsid w:val="37C3EC53"/>
    <w:rsid w:val="37CE6A35"/>
    <w:rsid w:val="37E56920"/>
    <w:rsid w:val="380903F0"/>
    <w:rsid w:val="383DD896"/>
    <w:rsid w:val="385771FD"/>
    <w:rsid w:val="385945FB"/>
    <w:rsid w:val="3862882A"/>
    <w:rsid w:val="386C4C76"/>
    <w:rsid w:val="3880B2F1"/>
    <w:rsid w:val="3887238F"/>
    <w:rsid w:val="389C5F31"/>
    <w:rsid w:val="38A983FC"/>
    <w:rsid w:val="38B417DE"/>
    <w:rsid w:val="38C5E7F0"/>
    <w:rsid w:val="38C6D956"/>
    <w:rsid w:val="38CA06F9"/>
    <w:rsid w:val="38E11064"/>
    <w:rsid w:val="390C3EBE"/>
    <w:rsid w:val="39107A0E"/>
    <w:rsid w:val="392FA9B6"/>
    <w:rsid w:val="394E2CAF"/>
    <w:rsid w:val="395BF099"/>
    <w:rsid w:val="3961DC62"/>
    <w:rsid w:val="3963B333"/>
    <w:rsid w:val="3971486D"/>
    <w:rsid w:val="3986CEA7"/>
    <w:rsid w:val="3986F519"/>
    <w:rsid w:val="3999883E"/>
    <w:rsid w:val="399A865D"/>
    <w:rsid w:val="39AC3910"/>
    <w:rsid w:val="39E5F01F"/>
    <w:rsid w:val="39E8A5B1"/>
    <w:rsid w:val="39EEF0E0"/>
    <w:rsid w:val="39FDDA32"/>
    <w:rsid w:val="3A12B0D8"/>
    <w:rsid w:val="3A19E382"/>
    <w:rsid w:val="3A45B6FA"/>
    <w:rsid w:val="3A5359E3"/>
    <w:rsid w:val="3A615412"/>
    <w:rsid w:val="3A6DCD18"/>
    <w:rsid w:val="3A6DEAA3"/>
    <w:rsid w:val="3A7FABE7"/>
    <w:rsid w:val="3A8E0669"/>
    <w:rsid w:val="3AA17396"/>
    <w:rsid w:val="3AA80F1F"/>
    <w:rsid w:val="3AB251BA"/>
    <w:rsid w:val="3AC5ED29"/>
    <w:rsid w:val="3ACF0D36"/>
    <w:rsid w:val="3AD7A7A3"/>
    <w:rsid w:val="3AE43889"/>
    <w:rsid w:val="3AE92B02"/>
    <w:rsid w:val="3AEE4FC9"/>
    <w:rsid w:val="3AFB5EC9"/>
    <w:rsid w:val="3B3A13DB"/>
    <w:rsid w:val="3B42747B"/>
    <w:rsid w:val="3B7505E2"/>
    <w:rsid w:val="3B9050BD"/>
    <w:rsid w:val="3B90CF6C"/>
    <w:rsid w:val="3BB22838"/>
    <w:rsid w:val="3BB853B3"/>
    <w:rsid w:val="3C00B849"/>
    <w:rsid w:val="3C024ED0"/>
    <w:rsid w:val="3C09BB04"/>
    <w:rsid w:val="3C1098FF"/>
    <w:rsid w:val="3C132731"/>
    <w:rsid w:val="3C31E9CD"/>
    <w:rsid w:val="3C43DF80"/>
    <w:rsid w:val="3C4675F4"/>
    <w:rsid w:val="3C481AD0"/>
    <w:rsid w:val="3C4A0D59"/>
    <w:rsid w:val="3C5082C4"/>
    <w:rsid w:val="3C50EEC9"/>
    <w:rsid w:val="3C53E82C"/>
    <w:rsid w:val="3C5955A7"/>
    <w:rsid w:val="3C5BB22A"/>
    <w:rsid w:val="3C5CC664"/>
    <w:rsid w:val="3C6ADD97"/>
    <w:rsid w:val="3CAACE89"/>
    <w:rsid w:val="3CB495AC"/>
    <w:rsid w:val="3CC8EF35"/>
    <w:rsid w:val="3CD54FD0"/>
    <w:rsid w:val="3CE46645"/>
    <w:rsid w:val="3CEC1B89"/>
    <w:rsid w:val="3CED89E1"/>
    <w:rsid w:val="3D1CD0F0"/>
    <w:rsid w:val="3D1F2A57"/>
    <w:rsid w:val="3D28F654"/>
    <w:rsid w:val="3D2AE320"/>
    <w:rsid w:val="3D47A991"/>
    <w:rsid w:val="3D54F0E5"/>
    <w:rsid w:val="3D59603E"/>
    <w:rsid w:val="3D5D7746"/>
    <w:rsid w:val="3D7D57BC"/>
    <w:rsid w:val="3D8DC1A2"/>
    <w:rsid w:val="3D94C2CD"/>
    <w:rsid w:val="3D9ED417"/>
    <w:rsid w:val="3DA58B65"/>
    <w:rsid w:val="3DB1CABB"/>
    <w:rsid w:val="3DCBB684"/>
    <w:rsid w:val="3DD0BEC1"/>
    <w:rsid w:val="3DDFF06E"/>
    <w:rsid w:val="3DE1D53E"/>
    <w:rsid w:val="3DFA69FD"/>
    <w:rsid w:val="3E0A8FA6"/>
    <w:rsid w:val="3E1E77E2"/>
    <w:rsid w:val="3E2C2244"/>
    <w:rsid w:val="3E2EC723"/>
    <w:rsid w:val="3E4B541E"/>
    <w:rsid w:val="3E4F3668"/>
    <w:rsid w:val="3E5BC4D6"/>
    <w:rsid w:val="3E7903E9"/>
    <w:rsid w:val="3E7D9605"/>
    <w:rsid w:val="3E85926F"/>
    <w:rsid w:val="3E94C7B3"/>
    <w:rsid w:val="3EAC2EFE"/>
    <w:rsid w:val="3EDDB56F"/>
    <w:rsid w:val="3EEB6FE7"/>
    <w:rsid w:val="3F34C535"/>
    <w:rsid w:val="3F4DF904"/>
    <w:rsid w:val="3F5102B2"/>
    <w:rsid w:val="3F7E4385"/>
    <w:rsid w:val="3F84EC83"/>
    <w:rsid w:val="3F9AC6D1"/>
    <w:rsid w:val="3FBD776E"/>
    <w:rsid w:val="3FEEA98D"/>
    <w:rsid w:val="40259329"/>
    <w:rsid w:val="40288D94"/>
    <w:rsid w:val="402FA14B"/>
    <w:rsid w:val="4045F770"/>
    <w:rsid w:val="405471B2"/>
    <w:rsid w:val="4055963C"/>
    <w:rsid w:val="406283E2"/>
    <w:rsid w:val="408804AC"/>
    <w:rsid w:val="40977698"/>
    <w:rsid w:val="40A48225"/>
    <w:rsid w:val="40B6041D"/>
    <w:rsid w:val="40DAE862"/>
    <w:rsid w:val="40DDCF35"/>
    <w:rsid w:val="40F4FE56"/>
    <w:rsid w:val="40F65BBB"/>
    <w:rsid w:val="40F94BDE"/>
    <w:rsid w:val="4103C159"/>
    <w:rsid w:val="4122BF8E"/>
    <w:rsid w:val="413317B4"/>
    <w:rsid w:val="41456786"/>
    <w:rsid w:val="4146DA84"/>
    <w:rsid w:val="41541A20"/>
    <w:rsid w:val="417BD023"/>
    <w:rsid w:val="41872EEB"/>
    <w:rsid w:val="41A342A6"/>
    <w:rsid w:val="41BFC479"/>
    <w:rsid w:val="41C0F658"/>
    <w:rsid w:val="41C9FEBA"/>
    <w:rsid w:val="41D8E8E0"/>
    <w:rsid w:val="41DE47BF"/>
    <w:rsid w:val="41F5A602"/>
    <w:rsid w:val="41F71C16"/>
    <w:rsid w:val="41FE5443"/>
    <w:rsid w:val="421003A1"/>
    <w:rsid w:val="4218CB3B"/>
    <w:rsid w:val="42279537"/>
    <w:rsid w:val="423E441D"/>
    <w:rsid w:val="4243B154"/>
    <w:rsid w:val="425EBE82"/>
    <w:rsid w:val="426C6D68"/>
    <w:rsid w:val="42711D3B"/>
    <w:rsid w:val="4280EA0E"/>
    <w:rsid w:val="429C1E04"/>
    <w:rsid w:val="42AE749A"/>
    <w:rsid w:val="42B75C54"/>
    <w:rsid w:val="42D23195"/>
    <w:rsid w:val="42E159FC"/>
    <w:rsid w:val="42FD3D54"/>
    <w:rsid w:val="43226CF3"/>
    <w:rsid w:val="4360082D"/>
    <w:rsid w:val="4364B1F3"/>
    <w:rsid w:val="436D4378"/>
    <w:rsid w:val="438035A2"/>
    <w:rsid w:val="43867B72"/>
    <w:rsid w:val="439BE151"/>
    <w:rsid w:val="439DF609"/>
    <w:rsid w:val="43B5AFE6"/>
    <w:rsid w:val="43C36598"/>
    <w:rsid w:val="43F0B836"/>
    <w:rsid w:val="44107940"/>
    <w:rsid w:val="4413A704"/>
    <w:rsid w:val="446EE43F"/>
    <w:rsid w:val="447D2A5D"/>
    <w:rsid w:val="44872A53"/>
    <w:rsid w:val="448FF303"/>
    <w:rsid w:val="44A36B3C"/>
    <w:rsid w:val="44DAE368"/>
    <w:rsid w:val="44DBF8CD"/>
    <w:rsid w:val="44EE469B"/>
    <w:rsid w:val="44F7653B"/>
    <w:rsid w:val="450B2292"/>
    <w:rsid w:val="451B1C6B"/>
    <w:rsid w:val="452C3004"/>
    <w:rsid w:val="4537A315"/>
    <w:rsid w:val="4569A4C1"/>
    <w:rsid w:val="4576C2E8"/>
    <w:rsid w:val="457C0115"/>
    <w:rsid w:val="458BFFE4"/>
    <w:rsid w:val="459EBB42"/>
    <w:rsid w:val="45A766CE"/>
    <w:rsid w:val="45B2EF43"/>
    <w:rsid w:val="45C86F79"/>
    <w:rsid w:val="45C92C02"/>
    <w:rsid w:val="45E7FE0F"/>
    <w:rsid w:val="45E84FBF"/>
    <w:rsid w:val="460C8610"/>
    <w:rsid w:val="461A4BA7"/>
    <w:rsid w:val="4627518A"/>
    <w:rsid w:val="4636243D"/>
    <w:rsid w:val="46497F13"/>
    <w:rsid w:val="46518685"/>
    <w:rsid w:val="46775CF1"/>
    <w:rsid w:val="467B60B8"/>
    <w:rsid w:val="468B6370"/>
    <w:rsid w:val="469A2E02"/>
    <w:rsid w:val="46B44EE4"/>
    <w:rsid w:val="46E98B6C"/>
    <w:rsid w:val="46FB065A"/>
    <w:rsid w:val="4705BD60"/>
    <w:rsid w:val="472ABA7F"/>
    <w:rsid w:val="4734E180"/>
    <w:rsid w:val="474EC1B0"/>
    <w:rsid w:val="47545B31"/>
    <w:rsid w:val="4766F099"/>
    <w:rsid w:val="47696904"/>
    <w:rsid w:val="478DE525"/>
    <w:rsid w:val="47980C79"/>
    <w:rsid w:val="479B1813"/>
    <w:rsid w:val="479B2C23"/>
    <w:rsid w:val="47A79680"/>
    <w:rsid w:val="47AA6937"/>
    <w:rsid w:val="4808CC86"/>
    <w:rsid w:val="480905DD"/>
    <w:rsid w:val="4820CAFD"/>
    <w:rsid w:val="4822507C"/>
    <w:rsid w:val="4832E606"/>
    <w:rsid w:val="483F3681"/>
    <w:rsid w:val="484EEF5E"/>
    <w:rsid w:val="4863D0C6"/>
    <w:rsid w:val="48687908"/>
    <w:rsid w:val="489516D1"/>
    <w:rsid w:val="4896D6BB"/>
    <w:rsid w:val="489F2E5E"/>
    <w:rsid w:val="48EF3175"/>
    <w:rsid w:val="48FF62D4"/>
    <w:rsid w:val="493329CF"/>
    <w:rsid w:val="493D1B20"/>
    <w:rsid w:val="49417319"/>
    <w:rsid w:val="49463998"/>
    <w:rsid w:val="4953468A"/>
    <w:rsid w:val="4976F65F"/>
    <w:rsid w:val="4996C62C"/>
    <w:rsid w:val="49A64AAF"/>
    <w:rsid w:val="49AB1E1F"/>
    <w:rsid w:val="49B8CD4E"/>
    <w:rsid w:val="49CAD65E"/>
    <w:rsid w:val="49D999FB"/>
    <w:rsid w:val="49F9DFDA"/>
    <w:rsid w:val="4A0AA426"/>
    <w:rsid w:val="4A1D4F73"/>
    <w:rsid w:val="4A27F890"/>
    <w:rsid w:val="4A31045B"/>
    <w:rsid w:val="4A32A71C"/>
    <w:rsid w:val="4A3999E6"/>
    <w:rsid w:val="4A4008FC"/>
    <w:rsid w:val="4A5BDAC4"/>
    <w:rsid w:val="4A5E544D"/>
    <w:rsid w:val="4A60CF74"/>
    <w:rsid w:val="4A6E797F"/>
    <w:rsid w:val="4A7F96DD"/>
    <w:rsid w:val="4A815F59"/>
    <w:rsid w:val="4A8B01D6"/>
    <w:rsid w:val="4AB79760"/>
    <w:rsid w:val="4ACA0933"/>
    <w:rsid w:val="4ACB8DAC"/>
    <w:rsid w:val="4ADE978D"/>
    <w:rsid w:val="4B352BCB"/>
    <w:rsid w:val="4B3AFCCA"/>
    <w:rsid w:val="4B406A2C"/>
    <w:rsid w:val="4B575B90"/>
    <w:rsid w:val="4B590D76"/>
    <w:rsid w:val="4B5A187D"/>
    <w:rsid w:val="4B70652C"/>
    <w:rsid w:val="4B7146D7"/>
    <w:rsid w:val="4B722647"/>
    <w:rsid w:val="4B94A7AD"/>
    <w:rsid w:val="4B99B7AE"/>
    <w:rsid w:val="4BA3101A"/>
    <w:rsid w:val="4BA4E4F7"/>
    <w:rsid w:val="4BA7BADE"/>
    <w:rsid w:val="4BB35888"/>
    <w:rsid w:val="4BB57374"/>
    <w:rsid w:val="4BB6312C"/>
    <w:rsid w:val="4BB91FD4"/>
    <w:rsid w:val="4BCB0F01"/>
    <w:rsid w:val="4BCE777D"/>
    <w:rsid w:val="4BD56A47"/>
    <w:rsid w:val="4BD6765D"/>
    <w:rsid w:val="4BDC8DCC"/>
    <w:rsid w:val="4BF9F92B"/>
    <w:rsid w:val="4BFD4583"/>
    <w:rsid w:val="4C121626"/>
    <w:rsid w:val="4C1865DD"/>
    <w:rsid w:val="4C26D237"/>
    <w:rsid w:val="4C2A9682"/>
    <w:rsid w:val="4C2CC380"/>
    <w:rsid w:val="4C3332DB"/>
    <w:rsid w:val="4C76C441"/>
    <w:rsid w:val="4C7EB8CB"/>
    <w:rsid w:val="4C9D4D83"/>
    <w:rsid w:val="4CA32444"/>
    <w:rsid w:val="4CBCD2DC"/>
    <w:rsid w:val="4CDC7700"/>
    <w:rsid w:val="4CEAEDD4"/>
    <w:rsid w:val="4CF4DDD7"/>
    <w:rsid w:val="4D063DAD"/>
    <w:rsid w:val="4D0C9C56"/>
    <w:rsid w:val="4D3D1C01"/>
    <w:rsid w:val="4D7D501E"/>
    <w:rsid w:val="4D7DA2EC"/>
    <w:rsid w:val="4D8B28D0"/>
    <w:rsid w:val="4D9265EA"/>
    <w:rsid w:val="4DAC7DE4"/>
    <w:rsid w:val="4DCE3F43"/>
    <w:rsid w:val="4DE349A7"/>
    <w:rsid w:val="4E0FE8B7"/>
    <w:rsid w:val="4E544FCE"/>
    <w:rsid w:val="4E547E56"/>
    <w:rsid w:val="4E712BEA"/>
    <w:rsid w:val="4E81449E"/>
    <w:rsid w:val="4E8704B9"/>
    <w:rsid w:val="4E9E5A13"/>
    <w:rsid w:val="4EA46B68"/>
    <w:rsid w:val="4EA53FE7"/>
    <w:rsid w:val="4EA805EE"/>
    <w:rsid w:val="4EAF353F"/>
    <w:rsid w:val="4EBDB802"/>
    <w:rsid w:val="4ED7F488"/>
    <w:rsid w:val="4EE0CC1F"/>
    <w:rsid w:val="4EE2F91D"/>
    <w:rsid w:val="4EEB0AEE"/>
    <w:rsid w:val="4EEFEAEF"/>
    <w:rsid w:val="4F0096EE"/>
    <w:rsid w:val="4F0B6F62"/>
    <w:rsid w:val="4F4C651C"/>
    <w:rsid w:val="4F5F06CF"/>
    <w:rsid w:val="4F6AD39D"/>
    <w:rsid w:val="4F8CEE93"/>
    <w:rsid w:val="4F9891B4"/>
    <w:rsid w:val="4F99C556"/>
    <w:rsid w:val="4FD17EA2"/>
    <w:rsid w:val="4FD8F8A1"/>
    <w:rsid w:val="4FE6C1D7"/>
    <w:rsid w:val="4FE7BFA7"/>
    <w:rsid w:val="502067AF"/>
    <w:rsid w:val="5026A51D"/>
    <w:rsid w:val="503A3118"/>
    <w:rsid w:val="503A79EB"/>
    <w:rsid w:val="50451149"/>
    <w:rsid w:val="5053224C"/>
    <w:rsid w:val="505CBADF"/>
    <w:rsid w:val="506A5845"/>
    <w:rsid w:val="506D9E32"/>
    <w:rsid w:val="507EF820"/>
    <w:rsid w:val="50A69F60"/>
    <w:rsid w:val="50C8AEEB"/>
    <w:rsid w:val="50DCEE97"/>
    <w:rsid w:val="5110BE63"/>
    <w:rsid w:val="512C6C2D"/>
    <w:rsid w:val="51377A3B"/>
    <w:rsid w:val="513B3D5F"/>
    <w:rsid w:val="514C84FE"/>
    <w:rsid w:val="5179D264"/>
    <w:rsid w:val="517F1510"/>
    <w:rsid w:val="5191A602"/>
    <w:rsid w:val="519491D1"/>
    <w:rsid w:val="51B29C7A"/>
    <w:rsid w:val="51C34C34"/>
    <w:rsid w:val="51D34817"/>
    <w:rsid w:val="51D64A4C"/>
    <w:rsid w:val="51E7BE7C"/>
    <w:rsid w:val="5201E110"/>
    <w:rsid w:val="520A3460"/>
    <w:rsid w:val="5210AECC"/>
    <w:rsid w:val="521AC881"/>
    <w:rsid w:val="5221D95B"/>
    <w:rsid w:val="5241BCB6"/>
    <w:rsid w:val="5250C141"/>
    <w:rsid w:val="52A4437E"/>
    <w:rsid w:val="52B36394"/>
    <w:rsid w:val="52BF26E5"/>
    <w:rsid w:val="52CD801E"/>
    <w:rsid w:val="52E41424"/>
    <w:rsid w:val="52E66462"/>
    <w:rsid w:val="52EAC47E"/>
    <w:rsid w:val="53025A01"/>
    <w:rsid w:val="5321A6C9"/>
    <w:rsid w:val="53511C8E"/>
    <w:rsid w:val="53721AAD"/>
    <w:rsid w:val="53A4019A"/>
    <w:rsid w:val="53BB08FC"/>
    <w:rsid w:val="53BBF739"/>
    <w:rsid w:val="53C2A569"/>
    <w:rsid w:val="53C74A5C"/>
    <w:rsid w:val="53CEBF29"/>
    <w:rsid w:val="53DA684F"/>
    <w:rsid w:val="53DC1852"/>
    <w:rsid w:val="53E15570"/>
    <w:rsid w:val="53F051C7"/>
    <w:rsid w:val="53F42F80"/>
    <w:rsid w:val="541D280B"/>
    <w:rsid w:val="5428EF19"/>
    <w:rsid w:val="5432DE39"/>
    <w:rsid w:val="5445983B"/>
    <w:rsid w:val="5456E8BA"/>
    <w:rsid w:val="546EE20E"/>
    <w:rsid w:val="5476A638"/>
    <w:rsid w:val="54797693"/>
    <w:rsid w:val="548C1346"/>
    <w:rsid w:val="54A30CAD"/>
    <w:rsid w:val="54ADEA36"/>
    <w:rsid w:val="54AE7E54"/>
    <w:rsid w:val="54BF94AB"/>
    <w:rsid w:val="54C26412"/>
    <w:rsid w:val="54C70FDC"/>
    <w:rsid w:val="54CCB0C0"/>
    <w:rsid w:val="54E49621"/>
    <w:rsid w:val="54E7E926"/>
    <w:rsid w:val="54EFEFBC"/>
    <w:rsid w:val="54F729BB"/>
    <w:rsid w:val="54F81068"/>
    <w:rsid w:val="54FAECF6"/>
    <w:rsid w:val="54FC1661"/>
    <w:rsid w:val="550157A8"/>
    <w:rsid w:val="554CAF36"/>
    <w:rsid w:val="5567E9C2"/>
    <w:rsid w:val="558C2228"/>
    <w:rsid w:val="5595E70D"/>
    <w:rsid w:val="55A86974"/>
    <w:rsid w:val="55B71301"/>
    <w:rsid w:val="55E9F482"/>
    <w:rsid w:val="55F818A2"/>
    <w:rsid w:val="5609C54F"/>
    <w:rsid w:val="56500274"/>
    <w:rsid w:val="568A55F1"/>
    <w:rsid w:val="568EA932"/>
    <w:rsid w:val="569117F8"/>
    <w:rsid w:val="569B0FC6"/>
    <w:rsid w:val="56F9F44F"/>
    <w:rsid w:val="5721C0D0"/>
    <w:rsid w:val="57256E2A"/>
    <w:rsid w:val="573671FE"/>
    <w:rsid w:val="57437D58"/>
    <w:rsid w:val="57687DFE"/>
    <w:rsid w:val="577EF08E"/>
    <w:rsid w:val="579B3D75"/>
    <w:rsid w:val="579E1EC3"/>
    <w:rsid w:val="579EFD47"/>
    <w:rsid w:val="57A26F3F"/>
    <w:rsid w:val="57BAFAC2"/>
    <w:rsid w:val="57BE9A74"/>
    <w:rsid w:val="57E05E03"/>
    <w:rsid w:val="580961E0"/>
    <w:rsid w:val="58137052"/>
    <w:rsid w:val="5817B5C4"/>
    <w:rsid w:val="58296CCA"/>
    <w:rsid w:val="5833B723"/>
    <w:rsid w:val="584C222D"/>
    <w:rsid w:val="586D35D0"/>
    <w:rsid w:val="5870E1A8"/>
    <w:rsid w:val="58B7980A"/>
    <w:rsid w:val="58C3C2EA"/>
    <w:rsid w:val="58CC26C1"/>
    <w:rsid w:val="58D86D5D"/>
    <w:rsid w:val="58E3A022"/>
    <w:rsid w:val="58F9101D"/>
    <w:rsid w:val="5906D362"/>
    <w:rsid w:val="59311BDA"/>
    <w:rsid w:val="593CC1A2"/>
    <w:rsid w:val="594368FB"/>
    <w:rsid w:val="5955A5E6"/>
    <w:rsid w:val="597986E0"/>
    <w:rsid w:val="5979B548"/>
    <w:rsid w:val="598A240B"/>
    <w:rsid w:val="598B6530"/>
    <w:rsid w:val="598BB2FC"/>
    <w:rsid w:val="59C8B8BA"/>
    <w:rsid w:val="59C9F120"/>
    <w:rsid w:val="59D169AF"/>
    <w:rsid w:val="59DB4E65"/>
    <w:rsid w:val="59E0E9F2"/>
    <w:rsid w:val="59E4616C"/>
    <w:rsid w:val="59E7F28E"/>
    <w:rsid w:val="59F35D02"/>
    <w:rsid w:val="59F7D3E4"/>
    <w:rsid w:val="5A0B460C"/>
    <w:rsid w:val="5A194EC1"/>
    <w:rsid w:val="5A31703F"/>
    <w:rsid w:val="5A3F44AD"/>
    <w:rsid w:val="5A511D13"/>
    <w:rsid w:val="5A87D904"/>
    <w:rsid w:val="5AB199F5"/>
    <w:rsid w:val="5AC9702D"/>
    <w:rsid w:val="5B0E0DD3"/>
    <w:rsid w:val="5B506384"/>
    <w:rsid w:val="5B68E62B"/>
    <w:rsid w:val="5B771EC6"/>
    <w:rsid w:val="5BDE7B2A"/>
    <w:rsid w:val="5BECED74"/>
    <w:rsid w:val="5BFB63AC"/>
    <w:rsid w:val="5C2954CD"/>
    <w:rsid w:val="5C707DC3"/>
    <w:rsid w:val="5C8EC8EC"/>
    <w:rsid w:val="5C93A26D"/>
    <w:rsid w:val="5C9444AC"/>
    <w:rsid w:val="5CDCE527"/>
    <w:rsid w:val="5CF09382"/>
    <w:rsid w:val="5D038141"/>
    <w:rsid w:val="5D177E5B"/>
    <w:rsid w:val="5D42882E"/>
    <w:rsid w:val="5D490969"/>
    <w:rsid w:val="5D6C85F4"/>
    <w:rsid w:val="5D734EB2"/>
    <w:rsid w:val="5D7B1EB6"/>
    <w:rsid w:val="5D88BDD5"/>
    <w:rsid w:val="5D89B7DC"/>
    <w:rsid w:val="5D97340D"/>
    <w:rsid w:val="5D9F5581"/>
    <w:rsid w:val="5D9FB96E"/>
    <w:rsid w:val="5DAA46E2"/>
    <w:rsid w:val="5DE22960"/>
    <w:rsid w:val="5DED1B0D"/>
    <w:rsid w:val="5E19B3B0"/>
    <w:rsid w:val="5E1E869F"/>
    <w:rsid w:val="5E2A994D"/>
    <w:rsid w:val="5E2B0806"/>
    <w:rsid w:val="5E30150D"/>
    <w:rsid w:val="5E830180"/>
    <w:rsid w:val="5E85161A"/>
    <w:rsid w:val="5E863D2D"/>
    <w:rsid w:val="5EAC21B9"/>
    <w:rsid w:val="5EC7E176"/>
    <w:rsid w:val="5ED00569"/>
    <w:rsid w:val="5F2A6F7E"/>
    <w:rsid w:val="5F357698"/>
    <w:rsid w:val="5F3AB45A"/>
    <w:rsid w:val="5F49D80A"/>
    <w:rsid w:val="5F4B5634"/>
    <w:rsid w:val="5F52E712"/>
    <w:rsid w:val="5F808B84"/>
    <w:rsid w:val="5F80BC4A"/>
    <w:rsid w:val="5F825060"/>
    <w:rsid w:val="5F87F3D3"/>
    <w:rsid w:val="5F8C328E"/>
    <w:rsid w:val="5F98C44E"/>
    <w:rsid w:val="5FC5F61D"/>
    <w:rsid w:val="5FC9D705"/>
    <w:rsid w:val="5FD3B975"/>
    <w:rsid w:val="5FF93A6E"/>
    <w:rsid w:val="6022073D"/>
    <w:rsid w:val="6037D1DE"/>
    <w:rsid w:val="603B091E"/>
    <w:rsid w:val="606B04D5"/>
    <w:rsid w:val="607ADB4E"/>
    <w:rsid w:val="60BA9B5A"/>
    <w:rsid w:val="60BB04C0"/>
    <w:rsid w:val="60BD8079"/>
    <w:rsid w:val="60BFACDA"/>
    <w:rsid w:val="60CB0377"/>
    <w:rsid w:val="60D88BFA"/>
    <w:rsid w:val="60FCC5F0"/>
    <w:rsid w:val="611B86A3"/>
    <w:rsid w:val="61316290"/>
    <w:rsid w:val="613F36E2"/>
    <w:rsid w:val="61554B46"/>
    <w:rsid w:val="618755C5"/>
    <w:rsid w:val="618BEA35"/>
    <w:rsid w:val="61A33DAC"/>
    <w:rsid w:val="61A37597"/>
    <w:rsid w:val="61B50175"/>
    <w:rsid w:val="61BEC35D"/>
    <w:rsid w:val="61D3A23F"/>
    <w:rsid w:val="61D645A9"/>
    <w:rsid w:val="61E10019"/>
    <w:rsid w:val="61FAF1F9"/>
    <w:rsid w:val="620C9861"/>
    <w:rsid w:val="6218CB04"/>
    <w:rsid w:val="621A9EFE"/>
    <w:rsid w:val="6248C3CB"/>
    <w:rsid w:val="62494092"/>
    <w:rsid w:val="624DBCAE"/>
    <w:rsid w:val="625D5A7A"/>
    <w:rsid w:val="626AA530"/>
    <w:rsid w:val="628C20B3"/>
    <w:rsid w:val="628D6DA2"/>
    <w:rsid w:val="62AED771"/>
    <w:rsid w:val="63095180"/>
    <w:rsid w:val="630C4BE9"/>
    <w:rsid w:val="63162828"/>
    <w:rsid w:val="6324AF3E"/>
    <w:rsid w:val="632B21EA"/>
    <w:rsid w:val="632E0C9B"/>
    <w:rsid w:val="63307718"/>
    <w:rsid w:val="634313DF"/>
    <w:rsid w:val="6358E8D1"/>
    <w:rsid w:val="639A3F48"/>
    <w:rsid w:val="63CF0666"/>
    <w:rsid w:val="63F74923"/>
    <w:rsid w:val="640565A5"/>
    <w:rsid w:val="640785A7"/>
    <w:rsid w:val="640C03DC"/>
    <w:rsid w:val="64257223"/>
    <w:rsid w:val="6440AAEE"/>
    <w:rsid w:val="644BE39D"/>
    <w:rsid w:val="6455C183"/>
    <w:rsid w:val="646D9958"/>
    <w:rsid w:val="6472B882"/>
    <w:rsid w:val="6484B6C8"/>
    <w:rsid w:val="64AF3A71"/>
    <w:rsid w:val="64C856BD"/>
    <w:rsid w:val="64D4C438"/>
    <w:rsid w:val="64F1B6A0"/>
    <w:rsid w:val="650629C6"/>
    <w:rsid w:val="65276DA0"/>
    <w:rsid w:val="6532D5D6"/>
    <w:rsid w:val="65391763"/>
    <w:rsid w:val="653DD78A"/>
    <w:rsid w:val="6563E1B2"/>
    <w:rsid w:val="65767236"/>
    <w:rsid w:val="657BA164"/>
    <w:rsid w:val="658787FC"/>
    <w:rsid w:val="658F6443"/>
    <w:rsid w:val="65AA6766"/>
    <w:rsid w:val="65BB5189"/>
    <w:rsid w:val="65BD76DF"/>
    <w:rsid w:val="65CA3733"/>
    <w:rsid w:val="65D0D822"/>
    <w:rsid w:val="65EEFC36"/>
    <w:rsid w:val="65F3B4F9"/>
    <w:rsid w:val="6600AD98"/>
    <w:rsid w:val="6611154D"/>
    <w:rsid w:val="661510BA"/>
    <w:rsid w:val="66197782"/>
    <w:rsid w:val="664AD947"/>
    <w:rsid w:val="664B0AD2"/>
    <w:rsid w:val="665835B5"/>
    <w:rsid w:val="665902D2"/>
    <w:rsid w:val="668D919F"/>
    <w:rsid w:val="66A9B6CC"/>
    <w:rsid w:val="66E5B7B2"/>
    <w:rsid w:val="66EA7E5A"/>
    <w:rsid w:val="66FFBF4F"/>
    <w:rsid w:val="6707CCFC"/>
    <w:rsid w:val="67176F80"/>
    <w:rsid w:val="6740DD65"/>
    <w:rsid w:val="67427507"/>
    <w:rsid w:val="678D6245"/>
    <w:rsid w:val="67B611CA"/>
    <w:rsid w:val="67B82101"/>
    <w:rsid w:val="67B9D95D"/>
    <w:rsid w:val="67CE0565"/>
    <w:rsid w:val="67D0F1C5"/>
    <w:rsid w:val="67D8C19F"/>
    <w:rsid w:val="681046A8"/>
    <w:rsid w:val="682392FD"/>
    <w:rsid w:val="684D6126"/>
    <w:rsid w:val="686E74E9"/>
    <w:rsid w:val="68A39D5D"/>
    <w:rsid w:val="68AE2E35"/>
    <w:rsid w:val="68BFB35B"/>
    <w:rsid w:val="68D3AE0B"/>
    <w:rsid w:val="68D9F3AE"/>
    <w:rsid w:val="68DCB13B"/>
    <w:rsid w:val="68EC1EFC"/>
    <w:rsid w:val="68FAB703"/>
    <w:rsid w:val="69050752"/>
    <w:rsid w:val="6921AB9E"/>
    <w:rsid w:val="6927C322"/>
    <w:rsid w:val="693CFDB8"/>
    <w:rsid w:val="693D9DE0"/>
    <w:rsid w:val="694A77D5"/>
    <w:rsid w:val="69646D5C"/>
    <w:rsid w:val="69A27C9D"/>
    <w:rsid w:val="69BD4570"/>
    <w:rsid w:val="69CEDA13"/>
    <w:rsid w:val="69D697EC"/>
    <w:rsid w:val="69D9EF43"/>
    <w:rsid w:val="69DD5117"/>
    <w:rsid w:val="69DF52B1"/>
    <w:rsid w:val="69E1578E"/>
    <w:rsid w:val="69E57EEF"/>
    <w:rsid w:val="69ECDB81"/>
    <w:rsid w:val="69F2BB3A"/>
    <w:rsid w:val="69FA85AC"/>
    <w:rsid w:val="6A097C26"/>
    <w:rsid w:val="6A0980CC"/>
    <w:rsid w:val="6A0DCB70"/>
    <w:rsid w:val="6A0F0100"/>
    <w:rsid w:val="6A2EE191"/>
    <w:rsid w:val="6A306313"/>
    <w:rsid w:val="6A34818B"/>
    <w:rsid w:val="6A496B37"/>
    <w:rsid w:val="6A4FFD9A"/>
    <w:rsid w:val="6A5C11FD"/>
    <w:rsid w:val="6A621C7D"/>
    <w:rsid w:val="6A671A6B"/>
    <w:rsid w:val="6A79AE88"/>
    <w:rsid w:val="6A8A1BDA"/>
    <w:rsid w:val="6AAE2196"/>
    <w:rsid w:val="6AB501B8"/>
    <w:rsid w:val="6AD41A6D"/>
    <w:rsid w:val="6AE3B807"/>
    <w:rsid w:val="6AEA6B59"/>
    <w:rsid w:val="6B2ADD5F"/>
    <w:rsid w:val="6B442D80"/>
    <w:rsid w:val="6B4A1FF2"/>
    <w:rsid w:val="6B5F04C5"/>
    <w:rsid w:val="6B6ABC23"/>
    <w:rsid w:val="6B7F50FC"/>
    <w:rsid w:val="6BA1D43F"/>
    <w:rsid w:val="6BB7366A"/>
    <w:rsid w:val="6BC18144"/>
    <w:rsid w:val="6BD74534"/>
    <w:rsid w:val="6BEA0EF4"/>
    <w:rsid w:val="6BEAE2E8"/>
    <w:rsid w:val="6BFE9DD3"/>
    <w:rsid w:val="6C447B86"/>
    <w:rsid w:val="6C4B2428"/>
    <w:rsid w:val="6C4FC7C8"/>
    <w:rsid w:val="6C516EE4"/>
    <w:rsid w:val="6C828213"/>
    <w:rsid w:val="6C82F19E"/>
    <w:rsid w:val="6C8DFF8B"/>
    <w:rsid w:val="6C955959"/>
    <w:rsid w:val="6C967982"/>
    <w:rsid w:val="6CA5F409"/>
    <w:rsid w:val="6CB26927"/>
    <w:rsid w:val="6CD23E27"/>
    <w:rsid w:val="6CD823E9"/>
    <w:rsid w:val="6CDD472D"/>
    <w:rsid w:val="6D068C84"/>
    <w:rsid w:val="6D0A1118"/>
    <w:rsid w:val="6D4680AD"/>
    <w:rsid w:val="6D47D467"/>
    <w:rsid w:val="6D623C91"/>
    <w:rsid w:val="6D731595"/>
    <w:rsid w:val="6D85030C"/>
    <w:rsid w:val="6D8B4F19"/>
    <w:rsid w:val="6DA80CEB"/>
    <w:rsid w:val="6DB395B8"/>
    <w:rsid w:val="6DB4121E"/>
    <w:rsid w:val="6DCD9163"/>
    <w:rsid w:val="6DE5104A"/>
    <w:rsid w:val="6DEC514E"/>
    <w:rsid w:val="6DF72BF3"/>
    <w:rsid w:val="6E0725C6"/>
    <w:rsid w:val="6E27FE22"/>
    <w:rsid w:val="6E53EB68"/>
    <w:rsid w:val="6E561CB7"/>
    <w:rsid w:val="6E760BCB"/>
    <w:rsid w:val="6E79E45F"/>
    <w:rsid w:val="6E7BCCAA"/>
    <w:rsid w:val="6EA24B36"/>
    <w:rsid w:val="6EC14529"/>
    <w:rsid w:val="6ECC4076"/>
    <w:rsid w:val="6ED68857"/>
    <w:rsid w:val="6F04A35B"/>
    <w:rsid w:val="6F2A84B2"/>
    <w:rsid w:val="6F5266EA"/>
    <w:rsid w:val="6F5347A3"/>
    <w:rsid w:val="6F645166"/>
    <w:rsid w:val="6F93B707"/>
    <w:rsid w:val="6FA2897F"/>
    <w:rsid w:val="6FA3941C"/>
    <w:rsid w:val="6FA3FEAB"/>
    <w:rsid w:val="6FA9C52C"/>
    <w:rsid w:val="6FC7521D"/>
    <w:rsid w:val="6FD0B4E2"/>
    <w:rsid w:val="6FE4E9B7"/>
    <w:rsid w:val="6FEA09E9"/>
    <w:rsid w:val="6FF1ED18"/>
    <w:rsid w:val="700B5B4A"/>
    <w:rsid w:val="7012C00D"/>
    <w:rsid w:val="7021FA64"/>
    <w:rsid w:val="7023BF7A"/>
    <w:rsid w:val="702A351A"/>
    <w:rsid w:val="70391480"/>
    <w:rsid w:val="704085A7"/>
    <w:rsid w:val="7045BA20"/>
    <w:rsid w:val="7078C250"/>
    <w:rsid w:val="7080AFD6"/>
    <w:rsid w:val="7092E9C6"/>
    <w:rsid w:val="709C31B7"/>
    <w:rsid w:val="70B61644"/>
    <w:rsid w:val="70BCA3CE"/>
    <w:rsid w:val="70C23806"/>
    <w:rsid w:val="70C23C37"/>
    <w:rsid w:val="70E274AA"/>
    <w:rsid w:val="70EBB2E0"/>
    <w:rsid w:val="70EE374B"/>
    <w:rsid w:val="70F1ACCE"/>
    <w:rsid w:val="70F5A3F1"/>
    <w:rsid w:val="712DA159"/>
    <w:rsid w:val="7131901C"/>
    <w:rsid w:val="71440341"/>
    <w:rsid w:val="716DB402"/>
    <w:rsid w:val="71819167"/>
    <w:rsid w:val="719CB215"/>
    <w:rsid w:val="71BDCAC5"/>
    <w:rsid w:val="71EB675C"/>
    <w:rsid w:val="720ABA82"/>
    <w:rsid w:val="72422C51"/>
    <w:rsid w:val="7244DD57"/>
    <w:rsid w:val="72D19847"/>
    <w:rsid w:val="72D80272"/>
    <w:rsid w:val="72DFBA27"/>
    <w:rsid w:val="72E165EE"/>
    <w:rsid w:val="72F6BB44"/>
    <w:rsid w:val="72F9310B"/>
    <w:rsid w:val="7307EED5"/>
    <w:rsid w:val="731F9FB6"/>
    <w:rsid w:val="73214962"/>
    <w:rsid w:val="7326256D"/>
    <w:rsid w:val="732D4056"/>
    <w:rsid w:val="734B8355"/>
    <w:rsid w:val="7356F47C"/>
    <w:rsid w:val="735B6390"/>
    <w:rsid w:val="736CB44C"/>
    <w:rsid w:val="73A3CBC9"/>
    <w:rsid w:val="73B052F5"/>
    <w:rsid w:val="73C1C141"/>
    <w:rsid w:val="73CC9329"/>
    <w:rsid w:val="7404BB33"/>
    <w:rsid w:val="740A31F2"/>
    <w:rsid w:val="740A7C0D"/>
    <w:rsid w:val="74125F2C"/>
    <w:rsid w:val="74472079"/>
    <w:rsid w:val="749F9BDF"/>
    <w:rsid w:val="74B86896"/>
    <w:rsid w:val="74C55E3B"/>
    <w:rsid w:val="74C57BAA"/>
    <w:rsid w:val="74C8E0BA"/>
    <w:rsid w:val="74DC69BF"/>
    <w:rsid w:val="74FF5565"/>
    <w:rsid w:val="75118CBA"/>
    <w:rsid w:val="7543DFF9"/>
    <w:rsid w:val="75519292"/>
    <w:rsid w:val="756F43D9"/>
    <w:rsid w:val="75749D43"/>
    <w:rsid w:val="7586D56A"/>
    <w:rsid w:val="7591C52E"/>
    <w:rsid w:val="75A36EC0"/>
    <w:rsid w:val="75C08302"/>
    <w:rsid w:val="75C2A73B"/>
    <w:rsid w:val="75C2C054"/>
    <w:rsid w:val="75CFF6EF"/>
    <w:rsid w:val="75D6BD6F"/>
    <w:rsid w:val="75E39F57"/>
    <w:rsid w:val="75E770D0"/>
    <w:rsid w:val="75E84883"/>
    <w:rsid w:val="7626ECEB"/>
    <w:rsid w:val="762B1A5B"/>
    <w:rsid w:val="7643782C"/>
    <w:rsid w:val="76A7ECE7"/>
    <w:rsid w:val="76F83A7F"/>
    <w:rsid w:val="7705F8D4"/>
    <w:rsid w:val="774BFCA7"/>
    <w:rsid w:val="774E4471"/>
    <w:rsid w:val="7755D17C"/>
    <w:rsid w:val="77564A4E"/>
    <w:rsid w:val="775AF464"/>
    <w:rsid w:val="779228F6"/>
    <w:rsid w:val="779E1FF2"/>
    <w:rsid w:val="77BBFDFE"/>
    <w:rsid w:val="77E07B92"/>
    <w:rsid w:val="7804EC83"/>
    <w:rsid w:val="7806C193"/>
    <w:rsid w:val="7816BBD5"/>
    <w:rsid w:val="781A04E7"/>
    <w:rsid w:val="781E30DB"/>
    <w:rsid w:val="7840E46B"/>
    <w:rsid w:val="784FFCA6"/>
    <w:rsid w:val="78510FEE"/>
    <w:rsid w:val="7870426B"/>
    <w:rsid w:val="7888F010"/>
    <w:rsid w:val="788AD626"/>
    <w:rsid w:val="78940AE0"/>
    <w:rsid w:val="789482A1"/>
    <w:rsid w:val="78B0723A"/>
    <w:rsid w:val="78B61074"/>
    <w:rsid w:val="78B754B9"/>
    <w:rsid w:val="78CA9632"/>
    <w:rsid w:val="78CCE905"/>
    <w:rsid w:val="78D315D9"/>
    <w:rsid w:val="79083597"/>
    <w:rsid w:val="791FE945"/>
    <w:rsid w:val="794DA881"/>
    <w:rsid w:val="795EDC61"/>
    <w:rsid w:val="795FC76F"/>
    <w:rsid w:val="797090EA"/>
    <w:rsid w:val="797A9EE2"/>
    <w:rsid w:val="7981DD1A"/>
    <w:rsid w:val="7987DFC6"/>
    <w:rsid w:val="799A1CA7"/>
    <w:rsid w:val="79A462E9"/>
    <w:rsid w:val="79B007C5"/>
    <w:rsid w:val="79B7F808"/>
    <w:rsid w:val="79CD4103"/>
    <w:rsid w:val="79CF9FE0"/>
    <w:rsid w:val="79D73C0B"/>
    <w:rsid w:val="79E6A966"/>
    <w:rsid w:val="79F1BA75"/>
    <w:rsid w:val="7A0ECE1F"/>
    <w:rsid w:val="7A1C37F2"/>
    <w:rsid w:val="7A26A687"/>
    <w:rsid w:val="7A38F297"/>
    <w:rsid w:val="7A479FB7"/>
    <w:rsid w:val="7A552BBC"/>
    <w:rsid w:val="7A695284"/>
    <w:rsid w:val="7A92EC0E"/>
    <w:rsid w:val="7ABCF730"/>
    <w:rsid w:val="7AD48B6C"/>
    <w:rsid w:val="7AD6D829"/>
    <w:rsid w:val="7AE31457"/>
    <w:rsid w:val="7AEE78FF"/>
    <w:rsid w:val="7AFAD90B"/>
    <w:rsid w:val="7B2C3333"/>
    <w:rsid w:val="7B637D03"/>
    <w:rsid w:val="7B7F8966"/>
    <w:rsid w:val="7B894B76"/>
    <w:rsid w:val="7BB5C167"/>
    <w:rsid w:val="7BE41A68"/>
    <w:rsid w:val="7BE6D61F"/>
    <w:rsid w:val="7BF0295A"/>
    <w:rsid w:val="7BFE5ABE"/>
    <w:rsid w:val="7C09D8C1"/>
    <w:rsid w:val="7C15607D"/>
    <w:rsid w:val="7C1E1F54"/>
    <w:rsid w:val="7C32352C"/>
    <w:rsid w:val="7C4B6989"/>
    <w:rsid w:val="7C59A6C7"/>
    <w:rsid w:val="7C7CAE43"/>
    <w:rsid w:val="7C806F77"/>
    <w:rsid w:val="7CB9B6A8"/>
    <w:rsid w:val="7CD3AC54"/>
    <w:rsid w:val="7CF51EB2"/>
    <w:rsid w:val="7CF94806"/>
    <w:rsid w:val="7D0245D6"/>
    <w:rsid w:val="7D0A335C"/>
    <w:rsid w:val="7D249DF6"/>
    <w:rsid w:val="7D2CCE62"/>
    <w:rsid w:val="7D3835BE"/>
    <w:rsid w:val="7D428D93"/>
    <w:rsid w:val="7D463545"/>
    <w:rsid w:val="7D474A84"/>
    <w:rsid w:val="7D554457"/>
    <w:rsid w:val="7D65A26A"/>
    <w:rsid w:val="7DA05A28"/>
    <w:rsid w:val="7DB130DE"/>
    <w:rsid w:val="7DC1E28F"/>
    <w:rsid w:val="7DE13462"/>
    <w:rsid w:val="7DF35A68"/>
    <w:rsid w:val="7DFB056D"/>
    <w:rsid w:val="7E14CE8B"/>
    <w:rsid w:val="7E18F20C"/>
    <w:rsid w:val="7E3260E8"/>
    <w:rsid w:val="7E43B67D"/>
    <w:rsid w:val="7E4E1005"/>
    <w:rsid w:val="7E74742D"/>
    <w:rsid w:val="7E76B7E2"/>
    <w:rsid w:val="7E8FB6C7"/>
    <w:rsid w:val="7EEC107F"/>
    <w:rsid w:val="7EF60FB7"/>
    <w:rsid w:val="7F09BA11"/>
    <w:rsid w:val="7F152E74"/>
    <w:rsid w:val="7F283B96"/>
    <w:rsid w:val="7F289CDF"/>
    <w:rsid w:val="7F3282A8"/>
    <w:rsid w:val="7F34DC31"/>
    <w:rsid w:val="7F37E6B9"/>
    <w:rsid w:val="7F38F397"/>
    <w:rsid w:val="7F4C90BF"/>
    <w:rsid w:val="7F56329F"/>
    <w:rsid w:val="7F6F47CB"/>
    <w:rsid w:val="7F7A74C1"/>
    <w:rsid w:val="7FA9067B"/>
    <w:rsid w:val="7FD35E06"/>
    <w:rsid w:val="7FF0A879"/>
    <w:rsid w:val="7FFC5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16BE9"/>
  <w15:docId w15:val="{FCD74479-9D56-48AB-B957-0C66674C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EE"/>
    <w:pPr>
      <w:spacing w:after="0" w:line="240" w:lineRule="auto"/>
    </w:pPr>
    <w:rPr>
      <w:rFonts w:ascii="Times New Roman" w:eastAsia="SimSun" w:hAnsi="Times New Roman" w:cs="Times New Roman"/>
      <w:sz w:val="24"/>
      <w:szCs w:val="24"/>
      <w:lang w:eastAsia="zh-CN"/>
    </w:rPr>
  </w:style>
  <w:style w:type="paragraph" w:styleId="Ttulo1">
    <w:name w:val="heading 1"/>
    <w:basedOn w:val="UNIDAVISEOPRIMRIA"/>
    <w:next w:val="Normal"/>
    <w:link w:val="Ttulo1Char"/>
    <w:uiPriority w:val="9"/>
    <w:qFormat/>
    <w:rsid w:val="00931370"/>
    <w:pPr>
      <w:outlineLvl w:val="0"/>
    </w:pPr>
    <w:rPr>
      <w:lang w:val="pt-BR"/>
    </w:rPr>
  </w:style>
  <w:style w:type="paragraph" w:styleId="Ttulo2">
    <w:name w:val="heading 2"/>
    <w:basedOn w:val="UNIDAVISEOSECUNDARIA"/>
    <w:next w:val="Normal"/>
    <w:link w:val="Ttulo2Char"/>
    <w:uiPriority w:val="9"/>
    <w:unhideWhenUsed/>
    <w:qFormat/>
    <w:rsid w:val="00931370"/>
    <w:pPr>
      <w:outlineLvl w:val="1"/>
    </w:pPr>
    <w:rPr>
      <w:lang w:val="pt-BR"/>
    </w:rPr>
  </w:style>
  <w:style w:type="paragraph" w:styleId="Ttulo3">
    <w:name w:val="heading 3"/>
    <w:basedOn w:val="UnidaviSeoTerciria"/>
    <w:next w:val="Normal"/>
    <w:link w:val="Ttulo3Char"/>
    <w:uiPriority w:val="9"/>
    <w:unhideWhenUsed/>
    <w:qFormat/>
    <w:rsid w:val="00A96C0B"/>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UNIDAVISEOPRIMRIA">
    <w:name w:val="UNIDAVI SEÇÃO PRIMÁRIA"/>
    <w:basedOn w:val="Normal"/>
    <w:rsid w:val="00F174EE"/>
    <w:rPr>
      <w:b/>
      <w:caps/>
      <w:lang w:val="en-US"/>
    </w:rPr>
  </w:style>
  <w:style w:type="paragraph" w:customStyle="1" w:styleId="UNIDAVISEOSECUNDARIA">
    <w:name w:val="UNIDAVI SEÇÃO SECUNDARIA"/>
    <w:basedOn w:val="Normal"/>
    <w:rsid w:val="00F174EE"/>
    <w:rPr>
      <w:caps/>
      <w:lang w:val="en-US"/>
    </w:rPr>
  </w:style>
  <w:style w:type="character" w:customStyle="1" w:styleId="UnidaviTexto-Espao15Char">
    <w:name w:val="Unidavi Texto - Espaço 1.5 Char"/>
    <w:link w:val="UnidaviTexto-Espao15"/>
    <w:rsid w:val="00F174EE"/>
    <w:rPr>
      <w:rFonts w:ascii="Times New Roman" w:eastAsia="Times New Roman" w:hAnsi="Times New Roman"/>
      <w:sz w:val="24"/>
      <w:szCs w:val="24"/>
      <w:lang w:eastAsia="pt-BR"/>
    </w:rPr>
  </w:style>
  <w:style w:type="paragraph" w:customStyle="1" w:styleId="UnidaviTexto-Espao15">
    <w:name w:val="Unidavi Texto - Espaço 1.5"/>
    <w:basedOn w:val="Normal"/>
    <w:link w:val="UnidaviTexto-Espao15Char"/>
    <w:rsid w:val="00F174EE"/>
    <w:pPr>
      <w:spacing w:line="360" w:lineRule="auto"/>
      <w:ind w:firstLine="709"/>
      <w:jc w:val="both"/>
    </w:pPr>
    <w:rPr>
      <w:rFonts w:eastAsia="Times New Roman" w:cstheme="minorBidi"/>
      <w:lang w:eastAsia="pt-BR"/>
    </w:rPr>
  </w:style>
  <w:style w:type="paragraph" w:customStyle="1" w:styleId="UnidaviSeoTerciria">
    <w:name w:val="Unidavi Seção Terciária"/>
    <w:basedOn w:val="Normal"/>
    <w:rsid w:val="00F174EE"/>
    <w:pPr>
      <w:spacing w:line="360" w:lineRule="auto"/>
    </w:pPr>
    <w:rPr>
      <w:rFonts w:eastAsia="Times New Roman"/>
      <w:b/>
      <w:lang w:eastAsia="pt-BR"/>
    </w:rPr>
  </w:style>
  <w:style w:type="paragraph" w:customStyle="1" w:styleId="UnidaviCitaoLonga">
    <w:name w:val="Unidavi Citação Longa"/>
    <w:basedOn w:val="Normal"/>
    <w:link w:val="UnidaviCitaoLongaChar"/>
    <w:rsid w:val="00294DCD"/>
    <w:pPr>
      <w:ind w:left="2268"/>
      <w:jc w:val="both"/>
    </w:pPr>
    <w:rPr>
      <w:sz w:val="20"/>
      <w:szCs w:val="20"/>
      <w:lang w:eastAsia="pt-BR"/>
    </w:rPr>
  </w:style>
  <w:style w:type="character" w:customStyle="1" w:styleId="UnidaviCitaoLongaChar">
    <w:name w:val="Unidavi Citação Longa Char"/>
    <w:link w:val="UnidaviCitaoLonga"/>
    <w:rsid w:val="00294DCD"/>
    <w:rPr>
      <w:rFonts w:ascii="Times New Roman" w:eastAsia="SimSun" w:hAnsi="Times New Roman" w:cs="Times New Roman"/>
      <w:sz w:val="20"/>
      <w:szCs w:val="20"/>
      <w:lang w:eastAsia="pt-BR"/>
    </w:rPr>
  </w:style>
  <w:style w:type="paragraph" w:customStyle="1" w:styleId="Capa">
    <w:name w:val="Capa"/>
    <w:basedOn w:val="Normal"/>
    <w:qFormat/>
    <w:rsid w:val="00AA10EA"/>
    <w:pPr>
      <w:spacing w:line="360" w:lineRule="auto"/>
      <w:ind w:left="4395"/>
      <w:jc w:val="both"/>
    </w:pPr>
    <w:rPr>
      <w:sz w:val="20"/>
    </w:rPr>
  </w:style>
  <w:style w:type="paragraph" w:customStyle="1" w:styleId="Capa1">
    <w:name w:val="Capa1"/>
    <w:basedOn w:val="Normal"/>
    <w:qFormat/>
    <w:rsid w:val="00AA10EA"/>
    <w:pPr>
      <w:jc w:val="center"/>
    </w:pPr>
  </w:style>
  <w:style w:type="paragraph" w:customStyle="1" w:styleId="Capa3">
    <w:name w:val="Capa3"/>
    <w:basedOn w:val="Normal"/>
    <w:qFormat/>
    <w:rsid w:val="00AA10EA"/>
    <w:pPr>
      <w:ind w:left="3969"/>
      <w:jc w:val="both"/>
    </w:pPr>
  </w:style>
  <w:style w:type="paragraph" w:customStyle="1" w:styleId="Resumo">
    <w:name w:val="Resumo"/>
    <w:basedOn w:val="Normal"/>
    <w:qFormat/>
    <w:rsid w:val="00AA10EA"/>
    <w:pPr>
      <w:spacing w:line="360" w:lineRule="auto"/>
      <w:jc w:val="both"/>
    </w:pPr>
  </w:style>
  <w:style w:type="paragraph" w:customStyle="1" w:styleId="Ttulospr-textuais">
    <w:name w:val="Títulos pré-textuais"/>
    <w:basedOn w:val="Normal"/>
    <w:rsid w:val="00AA10EA"/>
    <w:pPr>
      <w:spacing w:after="960"/>
      <w:jc w:val="center"/>
    </w:pPr>
    <w:rPr>
      <w:rFonts w:eastAsia="Times New Roman"/>
      <w:b/>
      <w:caps/>
      <w:szCs w:val="20"/>
      <w:lang w:eastAsia="pt-BR"/>
    </w:rPr>
  </w:style>
  <w:style w:type="paragraph" w:styleId="Rodap">
    <w:name w:val="footer"/>
    <w:basedOn w:val="Normal"/>
    <w:link w:val="RodapChar"/>
    <w:uiPriority w:val="99"/>
    <w:unhideWhenUsed/>
    <w:rsid w:val="00B8782F"/>
    <w:pPr>
      <w:tabs>
        <w:tab w:val="center" w:pos="4252"/>
        <w:tab w:val="right" w:pos="8504"/>
      </w:tabs>
    </w:pPr>
  </w:style>
  <w:style w:type="character" w:customStyle="1" w:styleId="RodapChar">
    <w:name w:val="Rodapé Char"/>
    <w:basedOn w:val="Fontepargpadro"/>
    <w:link w:val="Rodap"/>
    <w:uiPriority w:val="99"/>
    <w:rsid w:val="00B8782F"/>
    <w:rPr>
      <w:rFonts w:ascii="Times New Roman" w:eastAsia="SimSun" w:hAnsi="Times New Roman" w:cs="Times New Roman"/>
      <w:sz w:val="24"/>
      <w:szCs w:val="24"/>
      <w:lang w:eastAsia="zh-CN"/>
    </w:rPr>
  </w:style>
  <w:style w:type="paragraph" w:styleId="Cabealho">
    <w:name w:val="header"/>
    <w:basedOn w:val="Normal"/>
    <w:link w:val="CabealhoChar"/>
    <w:uiPriority w:val="99"/>
    <w:unhideWhenUsed/>
    <w:rsid w:val="00B8782F"/>
    <w:pPr>
      <w:tabs>
        <w:tab w:val="center" w:pos="4252"/>
        <w:tab w:val="right" w:pos="8504"/>
      </w:tabs>
    </w:pPr>
  </w:style>
  <w:style w:type="character" w:customStyle="1" w:styleId="CabealhoChar">
    <w:name w:val="Cabeçalho Char"/>
    <w:basedOn w:val="Fontepargpadro"/>
    <w:link w:val="Cabealho"/>
    <w:uiPriority w:val="99"/>
    <w:rsid w:val="00B8782F"/>
    <w:rPr>
      <w:rFonts w:ascii="Times New Roman" w:eastAsia="SimSun" w:hAnsi="Times New Roman" w:cs="Times New Roman"/>
      <w:sz w:val="24"/>
      <w:szCs w:val="24"/>
      <w:lang w:eastAsia="zh-CN"/>
    </w:rPr>
  </w:style>
  <w:style w:type="table" w:styleId="Tabelacomgrade">
    <w:name w:val="Table Grid"/>
    <w:basedOn w:val="Tabelanormal"/>
    <w:uiPriority w:val="39"/>
    <w:rsid w:val="000D0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31370"/>
    <w:rPr>
      <w:rFonts w:ascii="Times New Roman" w:eastAsia="SimSun" w:hAnsi="Times New Roman" w:cs="Times New Roman"/>
      <w:b/>
      <w:caps/>
      <w:sz w:val="24"/>
      <w:szCs w:val="24"/>
      <w:lang w:eastAsia="zh-CN"/>
    </w:rPr>
  </w:style>
  <w:style w:type="paragraph" w:styleId="NormalWeb">
    <w:name w:val="Normal (Web)"/>
    <w:basedOn w:val="Normal"/>
    <w:uiPriority w:val="99"/>
    <w:semiHidden/>
    <w:unhideWhenUsed/>
    <w:rsid w:val="008552E1"/>
    <w:pPr>
      <w:spacing w:before="100" w:beforeAutospacing="1" w:after="100" w:afterAutospacing="1"/>
    </w:pPr>
    <w:rPr>
      <w:rFonts w:eastAsia="Times New Roman"/>
      <w:lang w:eastAsia="pt-BR"/>
    </w:rPr>
  </w:style>
  <w:style w:type="paragraph" w:styleId="Reviso">
    <w:name w:val="Revision"/>
    <w:hidden/>
    <w:uiPriority w:val="99"/>
    <w:semiHidden/>
    <w:rsid w:val="00F1544C"/>
    <w:pPr>
      <w:spacing w:after="0" w:line="240" w:lineRule="auto"/>
    </w:pPr>
    <w:rPr>
      <w:rFonts w:ascii="Times New Roman" w:eastAsia="SimSun" w:hAnsi="Times New Roman" w:cs="Times New Roman"/>
      <w:sz w:val="24"/>
      <w:szCs w:val="24"/>
      <w:lang w:eastAsia="zh-CN"/>
    </w:rPr>
  </w:style>
  <w:style w:type="character" w:styleId="Hyperlink">
    <w:name w:val="Hyperlink"/>
    <w:basedOn w:val="Fontepargpadro"/>
    <w:uiPriority w:val="99"/>
    <w:unhideWhenUsed/>
    <w:rsid w:val="00A15252"/>
    <w:rPr>
      <w:color w:val="0563C1" w:themeColor="hyperlink"/>
      <w:u w:val="single"/>
    </w:rPr>
  </w:style>
  <w:style w:type="character" w:customStyle="1" w:styleId="MenoPendente1">
    <w:name w:val="Menção Pendente1"/>
    <w:basedOn w:val="Fontepargpadro"/>
    <w:uiPriority w:val="99"/>
    <w:semiHidden/>
    <w:unhideWhenUsed/>
    <w:rsid w:val="00A15252"/>
    <w:rPr>
      <w:color w:val="605E5C"/>
      <w:shd w:val="clear" w:color="auto" w:fill="E1DFDD"/>
    </w:rPr>
  </w:style>
  <w:style w:type="paragraph" w:styleId="Textodebalo">
    <w:name w:val="Balloon Text"/>
    <w:basedOn w:val="Normal"/>
    <w:link w:val="TextodebaloChar"/>
    <w:uiPriority w:val="99"/>
    <w:semiHidden/>
    <w:unhideWhenUsed/>
    <w:rsid w:val="00622AB6"/>
    <w:rPr>
      <w:rFonts w:ascii="Segoe UI" w:hAnsi="Segoe UI" w:cs="Segoe UI"/>
      <w:sz w:val="18"/>
      <w:szCs w:val="18"/>
    </w:rPr>
  </w:style>
  <w:style w:type="character" w:customStyle="1" w:styleId="TextodebaloChar">
    <w:name w:val="Texto de balão Char"/>
    <w:basedOn w:val="Fontepargpadro"/>
    <w:link w:val="Textodebalo"/>
    <w:uiPriority w:val="99"/>
    <w:semiHidden/>
    <w:rsid w:val="00622AB6"/>
    <w:rPr>
      <w:rFonts w:ascii="Segoe UI" w:eastAsia="SimSun" w:hAnsi="Segoe UI" w:cs="Segoe UI"/>
      <w:sz w:val="18"/>
      <w:szCs w:val="18"/>
      <w:lang w:eastAsia="zh-CN"/>
    </w:rPr>
  </w:style>
  <w:style w:type="character" w:customStyle="1" w:styleId="MenoPendente2">
    <w:name w:val="Menção Pendente2"/>
    <w:basedOn w:val="Fontepargpadro"/>
    <w:uiPriority w:val="99"/>
    <w:semiHidden/>
    <w:unhideWhenUsed/>
    <w:rsid w:val="006049F7"/>
    <w:rPr>
      <w:color w:val="605E5C"/>
      <w:shd w:val="clear" w:color="auto" w:fill="E1DFDD"/>
    </w:rPr>
  </w:style>
  <w:style w:type="character" w:customStyle="1" w:styleId="MenoPendente3">
    <w:name w:val="Menção Pendente3"/>
    <w:basedOn w:val="Fontepargpadro"/>
    <w:uiPriority w:val="99"/>
    <w:semiHidden/>
    <w:unhideWhenUsed/>
    <w:rsid w:val="00D515C0"/>
    <w:rPr>
      <w:color w:val="605E5C"/>
      <w:shd w:val="clear" w:color="auto" w:fill="E1DFDD"/>
    </w:rPr>
  </w:style>
  <w:style w:type="character" w:styleId="Refdecomentrio">
    <w:name w:val="annotation reference"/>
    <w:basedOn w:val="Fontepargpadro"/>
    <w:uiPriority w:val="99"/>
    <w:semiHidden/>
    <w:unhideWhenUsed/>
    <w:rsid w:val="00624EE2"/>
    <w:rPr>
      <w:sz w:val="16"/>
      <w:szCs w:val="16"/>
    </w:rPr>
  </w:style>
  <w:style w:type="paragraph" w:styleId="Textodecomentrio">
    <w:name w:val="annotation text"/>
    <w:basedOn w:val="Normal"/>
    <w:link w:val="TextodecomentrioChar"/>
    <w:uiPriority w:val="99"/>
    <w:semiHidden/>
    <w:unhideWhenUsed/>
    <w:rsid w:val="00624EE2"/>
    <w:rPr>
      <w:sz w:val="20"/>
      <w:szCs w:val="20"/>
    </w:rPr>
  </w:style>
  <w:style w:type="character" w:customStyle="1" w:styleId="TextodecomentrioChar">
    <w:name w:val="Texto de comentário Char"/>
    <w:basedOn w:val="Fontepargpadro"/>
    <w:link w:val="Textodecomentrio"/>
    <w:uiPriority w:val="99"/>
    <w:semiHidden/>
    <w:rsid w:val="00624EE2"/>
    <w:rPr>
      <w:rFonts w:ascii="Times New Roman" w:eastAsia="SimSun" w:hAnsi="Times New Roman" w:cs="Times New Roman"/>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624EE2"/>
    <w:rPr>
      <w:b/>
      <w:bCs/>
    </w:rPr>
  </w:style>
  <w:style w:type="character" w:customStyle="1" w:styleId="AssuntodocomentrioChar">
    <w:name w:val="Assunto do comentário Char"/>
    <w:basedOn w:val="TextodecomentrioChar"/>
    <w:link w:val="Assuntodocomentrio"/>
    <w:uiPriority w:val="99"/>
    <w:semiHidden/>
    <w:rsid w:val="00624EE2"/>
    <w:rPr>
      <w:rFonts w:ascii="Times New Roman" w:eastAsia="SimSun" w:hAnsi="Times New Roman" w:cs="Times New Roman"/>
      <w:b/>
      <w:bCs/>
      <w:sz w:val="20"/>
      <w:szCs w:val="20"/>
      <w:lang w:eastAsia="zh-CN"/>
    </w:rPr>
  </w:style>
  <w:style w:type="character" w:customStyle="1" w:styleId="Ttulo2Char">
    <w:name w:val="Título 2 Char"/>
    <w:basedOn w:val="Fontepargpadro"/>
    <w:link w:val="Ttulo2"/>
    <w:uiPriority w:val="9"/>
    <w:rsid w:val="00931370"/>
    <w:rPr>
      <w:rFonts w:ascii="Times New Roman" w:eastAsia="SimSun" w:hAnsi="Times New Roman" w:cs="Times New Roman"/>
      <w:caps/>
      <w:sz w:val="24"/>
      <w:szCs w:val="24"/>
      <w:lang w:eastAsia="zh-CN"/>
    </w:rPr>
  </w:style>
  <w:style w:type="character" w:customStyle="1" w:styleId="Ttulo3Char">
    <w:name w:val="Título 3 Char"/>
    <w:basedOn w:val="Fontepargpadro"/>
    <w:link w:val="Ttulo3"/>
    <w:uiPriority w:val="9"/>
    <w:rsid w:val="00A96C0B"/>
    <w:rPr>
      <w:rFonts w:ascii="Times New Roman" w:eastAsia="Times New Roman" w:hAnsi="Times New Roman" w:cs="Times New Roman"/>
      <w:b/>
      <w:sz w:val="24"/>
      <w:szCs w:val="24"/>
      <w:lang w:eastAsia="pt-BR"/>
    </w:rPr>
  </w:style>
  <w:style w:type="paragraph" w:styleId="Sumrio1">
    <w:name w:val="toc 1"/>
    <w:basedOn w:val="Normal"/>
    <w:next w:val="Normal"/>
    <w:autoRedefine/>
    <w:uiPriority w:val="39"/>
    <w:unhideWhenUsed/>
    <w:rsid w:val="00D3180C"/>
    <w:pPr>
      <w:spacing w:after="100"/>
    </w:pPr>
    <w:rPr>
      <w:b/>
    </w:r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rsid w:val="00D3180C"/>
    <w:pPr>
      <w:tabs>
        <w:tab w:val="right" w:leader="dot" w:pos="9062"/>
      </w:tabs>
      <w:spacing w:after="100"/>
      <w:ind w:left="440"/>
    </w:pPr>
    <w:rPr>
      <w:b/>
      <w:bCs/>
      <w:noProof/>
    </w:rPr>
  </w:style>
  <w:style w:type="paragraph" w:styleId="CabealhodoSumrio">
    <w:name w:val="TOC Heading"/>
    <w:basedOn w:val="Ttulo1"/>
    <w:next w:val="Normal"/>
    <w:uiPriority w:val="39"/>
    <w:unhideWhenUsed/>
    <w:qFormat/>
    <w:rsid w:val="00D3180C"/>
    <w:pPr>
      <w:keepNext/>
      <w:keepLines/>
      <w:spacing w:before="240" w:line="259" w:lineRule="auto"/>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MenoPendente4">
    <w:name w:val="Menção Pendente4"/>
    <w:basedOn w:val="Fontepargpadro"/>
    <w:uiPriority w:val="99"/>
    <w:semiHidden/>
    <w:unhideWhenUsed/>
    <w:rsid w:val="00B50FBF"/>
    <w:rPr>
      <w:color w:val="605E5C"/>
      <w:shd w:val="clear" w:color="auto" w:fill="E1DFDD"/>
    </w:rPr>
  </w:style>
  <w:style w:type="character" w:styleId="MenoPendente">
    <w:name w:val="Unresolved Mention"/>
    <w:basedOn w:val="Fontepargpadro"/>
    <w:uiPriority w:val="99"/>
    <w:semiHidden/>
    <w:unhideWhenUsed/>
    <w:rsid w:val="008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293">
      <w:bodyDiv w:val="1"/>
      <w:marLeft w:val="0"/>
      <w:marRight w:val="0"/>
      <w:marTop w:val="0"/>
      <w:marBottom w:val="0"/>
      <w:divBdr>
        <w:top w:val="none" w:sz="0" w:space="0" w:color="auto"/>
        <w:left w:val="none" w:sz="0" w:space="0" w:color="auto"/>
        <w:bottom w:val="none" w:sz="0" w:space="0" w:color="auto"/>
        <w:right w:val="none" w:sz="0" w:space="0" w:color="auto"/>
      </w:divBdr>
    </w:div>
    <w:div w:id="59405998">
      <w:bodyDiv w:val="1"/>
      <w:marLeft w:val="0"/>
      <w:marRight w:val="0"/>
      <w:marTop w:val="0"/>
      <w:marBottom w:val="0"/>
      <w:divBdr>
        <w:top w:val="none" w:sz="0" w:space="0" w:color="auto"/>
        <w:left w:val="none" w:sz="0" w:space="0" w:color="auto"/>
        <w:bottom w:val="none" w:sz="0" w:space="0" w:color="auto"/>
        <w:right w:val="none" w:sz="0" w:space="0" w:color="auto"/>
      </w:divBdr>
    </w:div>
    <w:div w:id="112680127">
      <w:bodyDiv w:val="1"/>
      <w:marLeft w:val="0"/>
      <w:marRight w:val="0"/>
      <w:marTop w:val="0"/>
      <w:marBottom w:val="0"/>
      <w:divBdr>
        <w:top w:val="none" w:sz="0" w:space="0" w:color="auto"/>
        <w:left w:val="none" w:sz="0" w:space="0" w:color="auto"/>
        <w:bottom w:val="none" w:sz="0" w:space="0" w:color="auto"/>
        <w:right w:val="none" w:sz="0" w:space="0" w:color="auto"/>
      </w:divBdr>
    </w:div>
    <w:div w:id="173030803">
      <w:bodyDiv w:val="1"/>
      <w:marLeft w:val="0"/>
      <w:marRight w:val="0"/>
      <w:marTop w:val="0"/>
      <w:marBottom w:val="0"/>
      <w:divBdr>
        <w:top w:val="none" w:sz="0" w:space="0" w:color="auto"/>
        <w:left w:val="none" w:sz="0" w:space="0" w:color="auto"/>
        <w:bottom w:val="none" w:sz="0" w:space="0" w:color="auto"/>
        <w:right w:val="none" w:sz="0" w:space="0" w:color="auto"/>
      </w:divBdr>
    </w:div>
    <w:div w:id="222758082">
      <w:bodyDiv w:val="1"/>
      <w:marLeft w:val="0"/>
      <w:marRight w:val="0"/>
      <w:marTop w:val="0"/>
      <w:marBottom w:val="0"/>
      <w:divBdr>
        <w:top w:val="none" w:sz="0" w:space="0" w:color="auto"/>
        <w:left w:val="none" w:sz="0" w:space="0" w:color="auto"/>
        <w:bottom w:val="none" w:sz="0" w:space="0" w:color="auto"/>
        <w:right w:val="none" w:sz="0" w:space="0" w:color="auto"/>
      </w:divBdr>
    </w:div>
    <w:div w:id="228658355">
      <w:bodyDiv w:val="1"/>
      <w:marLeft w:val="0"/>
      <w:marRight w:val="0"/>
      <w:marTop w:val="0"/>
      <w:marBottom w:val="0"/>
      <w:divBdr>
        <w:top w:val="none" w:sz="0" w:space="0" w:color="auto"/>
        <w:left w:val="none" w:sz="0" w:space="0" w:color="auto"/>
        <w:bottom w:val="none" w:sz="0" w:space="0" w:color="auto"/>
        <w:right w:val="none" w:sz="0" w:space="0" w:color="auto"/>
      </w:divBdr>
    </w:div>
    <w:div w:id="237256761">
      <w:bodyDiv w:val="1"/>
      <w:marLeft w:val="0"/>
      <w:marRight w:val="0"/>
      <w:marTop w:val="0"/>
      <w:marBottom w:val="0"/>
      <w:divBdr>
        <w:top w:val="none" w:sz="0" w:space="0" w:color="auto"/>
        <w:left w:val="none" w:sz="0" w:space="0" w:color="auto"/>
        <w:bottom w:val="none" w:sz="0" w:space="0" w:color="auto"/>
        <w:right w:val="none" w:sz="0" w:space="0" w:color="auto"/>
      </w:divBdr>
    </w:div>
    <w:div w:id="365789006">
      <w:bodyDiv w:val="1"/>
      <w:marLeft w:val="0"/>
      <w:marRight w:val="0"/>
      <w:marTop w:val="0"/>
      <w:marBottom w:val="0"/>
      <w:divBdr>
        <w:top w:val="none" w:sz="0" w:space="0" w:color="auto"/>
        <w:left w:val="none" w:sz="0" w:space="0" w:color="auto"/>
        <w:bottom w:val="none" w:sz="0" w:space="0" w:color="auto"/>
        <w:right w:val="none" w:sz="0" w:space="0" w:color="auto"/>
      </w:divBdr>
    </w:div>
    <w:div w:id="410933497">
      <w:bodyDiv w:val="1"/>
      <w:marLeft w:val="0"/>
      <w:marRight w:val="0"/>
      <w:marTop w:val="0"/>
      <w:marBottom w:val="0"/>
      <w:divBdr>
        <w:top w:val="none" w:sz="0" w:space="0" w:color="auto"/>
        <w:left w:val="none" w:sz="0" w:space="0" w:color="auto"/>
        <w:bottom w:val="none" w:sz="0" w:space="0" w:color="auto"/>
        <w:right w:val="none" w:sz="0" w:space="0" w:color="auto"/>
      </w:divBdr>
    </w:div>
    <w:div w:id="455487724">
      <w:bodyDiv w:val="1"/>
      <w:marLeft w:val="0"/>
      <w:marRight w:val="0"/>
      <w:marTop w:val="0"/>
      <w:marBottom w:val="0"/>
      <w:divBdr>
        <w:top w:val="none" w:sz="0" w:space="0" w:color="auto"/>
        <w:left w:val="none" w:sz="0" w:space="0" w:color="auto"/>
        <w:bottom w:val="none" w:sz="0" w:space="0" w:color="auto"/>
        <w:right w:val="none" w:sz="0" w:space="0" w:color="auto"/>
      </w:divBdr>
    </w:div>
    <w:div w:id="516114659">
      <w:bodyDiv w:val="1"/>
      <w:marLeft w:val="0"/>
      <w:marRight w:val="0"/>
      <w:marTop w:val="0"/>
      <w:marBottom w:val="0"/>
      <w:divBdr>
        <w:top w:val="none" w:sz="0" w:space="0" w:color="auto"/>
        <w:left w:val="none" w:sz="0" w:space="0" w:color="auto"/>
        <w:bottom w:val="none" w:sz="0" w:space="0" w:color="auto"/>
        <w:right w:val="none" w:sz="0" w:space="0" w:color="auto"/>
      </w:divBdr>
    </w:div>
    <w:div w:id="572742836">
      <w:bodyDiv w:val="1"/>
      <w:marLeft w:val="0"/>
      <w:marRight w:val="0"/>
      <w:marTop w:val="0"/>
      <w:marBottom w:val="0"/>
      <w:divBdr>
        <w:top w:val="none" w:sz="0" w:space="0" w:color="auto"/>
        <w:left w:val="none" w:sz="0" w:space="0" w:color="auto"/>
        <w:bottom w:val="none" w:sz="0" w:space="0" w:color="auto"/>
        <w:right w:val="none" w:sz="0" w:space="0" w:color="auto"/>
      </w:divBdr>
    </w:div>
    <w:div w:id="639117427">
      <w:bodyDiv w:val="1"/>
      <w:marLeft w:val="0"/>
      <w:marRight w:val="0"/>
      <w:marTop w:val="0"/>
      <w:marBottom w:val="0"/>
      <w:divBdr>
        <w:top w:val="none" w:sz="0" w:space="0" w:color="auto"/>
        <w:left w:val="none" w:sz="0" w:space="0" w:color="auto"/>
        <w:bottom w:val="none" w:sz="0" w:space="0" w:color="auto"/>
        <w:right w:val="none" w:sz="0" w:space="0" w:color="auto"/>
      </w:divBdr>
    </w:div>
    <w:div w:id="730420724">
      <w:bodyDiv w:val="1"/>
      <w:marLeft w:val="0"/>
      <w:marRight w:val="0"/>
      <w:marTop w:val="0"/>
      <w:marBottom w:val="0"/>
      <w:divBdr>
        <w:top w:val="none" w:sz="0" w:space="0" w:color="auto"/>
        <w:left w:val="none" w:sz="0" w:space="0" w:color="auto"/>
        <w:bottom w:val="none" w:sz="0" w:space="0" w:color="auto"/>
        <w:right w:val="none" w:sz="0" w:space="0" w:color="auto"/>
      </w:divBdr>
    </w:div>
    <w:div w:id="774256088">
      <w:bodyDiv w:val="1"/>
      <w:marLeft w:val="0"/>
      <w:marRight w:val="0"/>
      <w:marTop w:val="0"/>
      <w:marBottom w:val="0"/>
      <w:divBdr>
        <w:top w:val="none" w:sz="0" w:space="0" w:color="auto"/>
        <w:left w:val="none" w:sz="0" w:space="0" w:color="auto"/>
        <w:bottom w:val="none" w:sz="0" w:space="0" w:color="auto"/>
        <w:right w:val="none" w:sz="0" w:space="0" w:color="auto"/>
      </w:divBdr>
    </w:div>
    <w:div w:id="989483786">
      <w:bodyDiv w:val="1"/>
      <w:marLeft w:val="0"/>
      <w:marRight w:val="0"/>
      <w:marTop w:val="0"/>
      <w:marBottom w:val="0"/>
      <w:divBdr>
        <w:top w:val="none" w:sz="0" w:space="0" w:color="auto"/>
        <w:left w:val="none" w:sz="0" w:space="0" w:color="auto"/>
        <w:bottom w:val="none" w:sz="0" w:space="0" w:color="auto"/>
        <w:right w:val="none" w:sz="0" w:space="0" w:color="auto"/>
      </w:divBdr>
    </w:div>
    <w:div w:id="1025449621">
      <w:bodyDiv w:val="1"/>
      <w:marLeft w:val="0"/>
      <w:marRight w:val="0"/>
      <w:marTop w:val="0"/>
      <w:marBottom w:val="0"/>
      <w:divBdr>
        <w:top w:val="none" w:sz="0" w:space="0" w:color="auto"/>
        <w:left w:val="none" w:sz="0" w:space="0" w:color="auto"/>
        <w:bottom w:val="none" w:sz="0" w:space="0" w:color="auto"/>
        <w:right w:val="none" w:sz="0" w:space="0" w:color="auto"/>
      </w:divBdr>
    </w:div>
    <w:div w:id="1495073152">
      <w:bodyDiv w:val="1"/>
      <w:marLeft w:val="0"/>
      <w:marRight w:val="0"/>
      <w:marTop w:val="0"/>
      <w:marBottom w:val="0"/>
      <w:divBdr>
        <w:top w:val="none" w:sz="0" w:space="0" w:color="auto"/>
        <w:left w:val="none" w:sz="0" w:space="0" w:color="auto"/>
        <w:bottom w:val="none" w:sz="0" w:space="0" w:color="auto"/>
        <w:right w:val="none" w:sz="0" w:space="0" w:color="auto"/>
      </w:divBdr>
    </w:div>
    <w:div w:id="1656370542">
      <w:bodyDiv w:val="1"/>
      <w:marLeft w:val="0"/>
      <w:marRight w:val="0"/>
      <w:marTop w:val="0"/>
      <w:marBottom w:val="0"/>
      <w:divBdr>
        <w:top w:val="none" w:sz="0" w:space="0" w:color="auto"/>
        <w:left w:val="none" w:sz="0" w:space="0" w:color="auto"/>
        <w:bottom w:val="none" w:sz="0" w:space="0" w:color="auto"/>
        <w:right w:val="none" w:sz="0" w:space="0" w:color="auto"/>
      </w:divBdr>
    </w:div>
    <w:div w:id="1658613313">
      <w:bodyDiv w:val="1"/>
      <w:marLeft w:val="0"/>
      <w:marRight w:val="0"/>
      <w:marTop w:val="0"/>
      <w:marBottom w:val="0"/>
      <w:divBdr>
        <w:top w:val="none" w:sz="0" w:space="0" w:color="auto"/>
        <w:left w:val="none" w:sz="0" w:space="0" w:color="auto"/>
        <w:bottom w:val="none" w:sz="0" w:space="0" w:color="auto"/>
        <w:right w:val="none" w:sz="0" w:space="0" w:color="auto"/>
      </w:divBdr>
    </w:div>
    <w:div w:id="1754205766">
      <w:bodyDiv w:val="1"/>
      <w:marLeft w:val="0"/>
      <w:marRight w:val="0"/>
      <w:marTop w:val="0"/>
      <w:marBottom w:val="0"/>
      <w:divBdr>
        <w:top w:val="none" w:sz="0" w:space="0" w:color="auto"/>
        <w:left w:val="none" w:sz="0" w:space="0" w:color="auto"/>
        <w:bottom w:val="none" w:sz="0" w:space="0" w:color="auto"/>
        <w:right w:val="none" w:sz="0" w:space="0" w:color="auto"/>
      </w:divBdr>
    </w:div>
    <w:div w:id="1770927833">
      <w:bodyDiv w:val="1"/>
      <w:marLeft w:val="0"/>
      <w:marRight w:val="0"/>
      <w:marTop w:val="0"/>
      <w:marBottom w:val="0"/>
      <w:divBdr>
        <w:top w:val="none" w:sz="0" w:space="0" w:color="auto"/>
        <w:left w:val="none" w:sz="0" w:space="0" w:color="auto"/>
        <w:bottom w:val="none" w:sz="0" w:space="0" w:color="auto"/>
        <w:right w:val="none" w:sz="0" w:space="0" w:color="auto"/>
      </w:divBdr>
    </w:div>
    <w:div w:id="1871643158">
      <w:bodyDiv w:val="1"/>
      <w:marLeft w:val="0"/>
      <w:marRight w:val="0"/>
      <w:marTop w:val="0"/>
      <w:marBottom w:val="0"/>
      <w:divBdr>
        <w:top w:val="none" w:sz="0" w:space="0" w:color="auto"/>
        <w:left w:val="none" w:sz="0" w:space="0" w:color="auto"/>
        <w:bottom w:val="none" w:sz="0" w:space="0" w:color="auto"/>
        <w:right w:val="none" w:sz="0" w:space="0" w:color="auto"/>
      </w:divBdr>
    </w:div>
    <w:div w:id="1874269105">
      <w:bodyDiv w:val="1"/>
      <w:marLeft w:val="0"/>
      <w:marRight w:val="0"/>
      <w:marTop w:val="0"/>
      <w:marBottom w:val="0"/>
      <w:divBdr>
        <w:top w:val="none" w:sz="0" w:space="0" w:color="auto"/>
        <w:left w:val="none" w:sz="0" w:space="0" w:color="auto"/>
        <w:bottom w:val="none" w:sz="0" w:space="0" w:color="auto"/>
        <w:right w:val="none" w:sz="0" w:space="0" w:color="auto"/>
      </w:divBdr>
    </w:div>
    <w:div w:id="20036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microsoft.com/office/2020/10/relationships/intelligence" Target="intelligence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D82263-AE49-4319-ABD8-542D68FA9A97}">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D7E5B-DBB8-4215-A62D-BE39781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72</Pages>
  <Words>15473</Words>
  <Characters>83555</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98831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Jeancarlo Visentainer</dc:creator>
  <cp:keywords/>
  <dc:description/>
  <cp:lastModifiedBy>Pierre</cp:lastModifiedBy>
  <cp:revision>134</cp:revision>
  <cp:lastPrinted>2023-06-27T18:47:00Z</cp:lastPrinted>
  <dcterms:created xsi:type="dcterms:W3CDTF">2023-10-31T18:58:00Z</dcterms:created>
  <dcterms:modified xsi:type="dcterms:W3CDTF">2023-11-13T01:47:00Z</dcterms:modified>
  <cp:category/>
</cp:coreProperties>
</file>